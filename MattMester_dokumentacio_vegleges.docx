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b/>
          <w:bCs/>
          <w:color w:val="2E75B6"/>
          <w:sz w:val="96"/>
          <w:szCs w:val="96"/>
        </w:rPr>
        <w:t xml:space="preserve">MattMester</w:t>
      </w:r>
    </w:p>
    <w:p>
      <w:pPr>
        <w:spacing w:after="1200"/>
        <w:jc w:val="center"/>
      </w:pPr>
      <w:r>
        <w:rPr>
          <w:color w:val="595959"/>
          <w:sz w:val="36"/>
          <w:szCs w:val="36"/>
        </w:rPr>
        <w:t xml:space="preserve">Online sakkplatform</w:t>
      </w:r>
    </w:p>
    <w:p>
      <w:pPr>
        <w:spacing w:after="600"/>
        <w:jc w:val="center"/>
      </w:pPr>
      <w:r>
        <w:rPr>
          <w:b/>
          <w:bCs/>
          <w:sz w:val="44"/>
          <w:szCs w:val="44"/>
        </w:rPr>
        <w:t xml:space="preserve">Felhasználói és üzemeltetői dokumentáció</w:t>
      </w:r>
    </w:p>
    <w:p>
      <w:pPr>
        <w:spacing w:after="2400"/>
        <w:jc w:val="center"/>
      </w:pPr>
      <w:r>
        <w:rPr>
          <w:i/>
          <w:iCs/>
          <w:color w:val="595959"/>
          <w:sz w:val="24"/>
          <w:szCs w:val="24"/>
        </w:rPr>
        <w:t xml:space="preserve">A weboldal funkcióinak részletes bemutatása kód szintű példákkal</w:t>
      </w:r>
    </w:p>
    <w:p>
      <w:pPr>
        <w:jc w:val="center"/>
      </w:pPr>
      <w:r>
        <w:rPr>
          <w:sz w:val="24"/>
          <w:szCs w:val="24"/>
        </w:rPr>
        <w:t xml:space="preserve">Verzió: 1.0</w:t>
      </w:r>
    </w:p>
    <w:p>
      <w:pPr>
        <w:jc w:val="center"/>
      </w:pPr>
      <w:r>
        <w:rPr>
          <w:sz w:val="24"/>
          <w:szCs w:val="24"/>
        </w:rPr>
        <w:t xml:space="preserve">Kiadás: 2026</w:t>
      </w:r>
    </w:p>
    <w:p>
      <w:pPr>
        <w:pStyle w:val="Heading1"/>
        <w:pageBreakBefore/>
        <w:spacing w:after="200" w:before="400"/>
      </w:pPr>
      <w:r>
        <w:t xml:space="preserve">1. Bevezetés</w:t>
      </w:r>
    </w:p>
    <w:p>
      <w:pPr>
        <w:pStyle w:val="Heading2"/>
        <w:spacing w:after="160" w:before="300"/>
      </w:pPr>
      <w:r>
        <w:t xml:space="preserve">1.1 A MattMester platform célja</w:t>
      </w:r>
    </w:p>
    <w:p>
      <w:pPr>
        <w:spacing w:after="120" w:line="280"/>
        <w:jc w:val="both"/>
      </w:pPr>
      <w:r>
        <w:t xml:space="preserve">A MattMester egy modern, böngészőben futó online sakkplatform, amelynek célja, hogy a klasszikus sakk élményét egy kiegészített, képességalapú „Mattmester" játékmóddal és teljes körű közösségi funkciókkal kombinálja. A platform egyaránt szolgálja a kezdő játékosokat, akik a gép ellen szeretnének gyakorolni, és a tapasztalt sakkozókat, akik valós időben mérik össze a tudásukat más emberekkel ranglista alapú meccseken.</w:t>
      </w:r>
    </w:p>
    <w:p>
      <w:pPr>
        <w:spacing w:after="120" w:line="280"/>
        <w:jc w:val="both"/>
      </w:pPr>
      <w:r>
        <w:t xml:space="preserve">A weboldal három fő pilléren áll: (1) sakkmotor, amely teljes körűen szerver-oldalon validálja a lépéseket és a játék állapotát, (2) közösségi réteg, amely barátkérést, magán chatet, ranglistát, profilbeállításokat és értesítéseket biztosít, és (3) adminisztrációs réteg, amely az üzemeltetőknek átfogó eszközkészletet ad a felhasználók, jelentések, chat-moderáció, karbantartás és biztonsági események kezelésére.</w:t>
      </w:r>
    </w:p>
    <w:p>
      <w:pPr>
        <w:pStyle w:val="Heading2"/>
        <w:spacing w:after="160" w:before="300"/>
      </w:pPr>
      <w:r>
        <w:t xml:space="preserve">1.2 A dokumentum célja</w:t>
      </w:r>
    </w:p>
    <w:p>
      <w:pPr>
        <w:spacing w:after="120" w:line="280"/>
        <w:jc w:val="both"/>
      </w:pPr>
      <w:r>
        <w:t xml:space="preserve">Ez a dokumentáció kettős célt szolgál. Egyrészt felhasználói kézikönyvként a végfelhasználók (játékosok) számára: lépésről lépésre bemutatja, hogyan lehet regisztrálni, bejelentkezni, meccset indítani, barátot keresni, és kihasználni a Mattmester képességrendszerét. Másrészt üzemeltetői és fejlesztői referenciaként: a kódbázis architektúrájának, a backend végpontoknak, az adatbázis-sémának, a socket eseményeknek és az adminisztrációs felület működésének részletes leírása szerepel benne kódszintű példákkal együtt.</w:t>
      </w:r>
    </w:p>
    <w:p>
      <w:pPr>
        <w:pStyle w:val="Heading2"/>
        <w:spacing w:after="160" w:before="300"/>
      </w:pPr>
      <w:r>
        <w:t xml:space="preserve">1.3 Kiemelt funkciók áttekintése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Öt eltérő játékmód (Mattmester, Mattmester 10p, Klasszikus, Klasszikus 10p, Blitz) ranked és casual változatban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Hat aktiválható képesség a Mattmester módban (time_pause, freeze, swap, board_hide, shield, lefokozás)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Bot ellenfél nyolc nehézségi szinten — minimax + alfa-béta vágással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PvP mérkőzések valós idejű socket alapú szinkronizációval, disconnect grace-period-del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Random matchmaking módonként és ranked/casual szegmenseken belül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ELO ranglista három független oszloppal (Mattmester, Klasszikus, Blitz)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Barátrendszer kérés / elfogadás / blokkolás logikával, közvetlen meccs-meghívással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Magán chat 1:1 beszélgetésekkel, profanity-filterrel és bejelentési mechanikával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Email-megerősítéses regisztráció és tokenes jelszó-visszaállítás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Feltölthető profilkép admin moderálással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Részletes biztonsági napló minden felhasználónak (saját Security &amp; Activity History)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Komplex admin panel — felhasználókezelés, banolás, IP blokk, chat moderáció, karbantartás-mód, audit log, statisztikák</w:t>
      </w:r>
    </w:p>
    <w:p>
      <w:pPr>
        <w:pStyle w:val="Heading2"/>
        <w:spacing w:after="160" w:before="300"/>
      </w:pPr>
      <w:r>
        <w:t xml:space="preserve">1.4 Olvasási útmutató</w:t>
      </w:r>
    </w:p>
    <w:p>
      <w:pPr>
        <w:spacing w:after="120" w:line="280"/>
        <w:jc w:val="both"/>
      </w:pPr>
      <w:r>
        <w:t xml:space="preserve">A dokumentum első fele (1–7. fejezet) elsősorban a felhasználóknak szól, és a regisztrációtól a meccsek lejátszásáig tartó folyamatot mutatja be. A 8. fejezettől kezdődő rész az üzemeltetőknek és fejlesztőknek készült: itt található a teljes rendszer-architektúra, az adatbázis-séma, a backend végpontok, a socket protokoll és az admin panel részletes leírása, kódszintű példákkal együtt. A </w:t>
      </w:r>
      <w:del w:id="90295" w:author="Claude" w:date="2026-05-04T21:52:33Z">
        <w:r>
          <w:delText xml:space="preserve">14–16</w:delText>
        </w:r>
      </w:del>
      <w:ins w:id="90296" w:author="Claude" w:date="2026-05-04T21:52:33Z">
        <w:r>
          <w:t xml:space="preserve">15–17</w:t>
        </w:r>
      </w:ins>
      <w:r>
        <w:t xml:space="preserve">. fejezet a biztonsági mechanizmusokat, a telepítést és az üzemeltetési feladatokat foglalja össze.</w:t>
      </w:r>
    </w:p>
    <w:p>
      <w:pPr>
        <w:pStyle w:val="Heading1"/>
        <w:pageBreakBefore/>
        <w:spacing w:after="200" w:before="400"/>
      </w:pPr>
      <w:r>
        <w:t xml:space="preserve">2. Rendszeráttekintés</w:t>
      </w:r>
    </w:p>
    <w:p>
      <w:pPr>
        <w:pStyle w:val="Heading2"/>
        <w:spacing w:after="160" w:before="300"/>
      </w:pPr>
      <w:r>
        <w:t xml:space="preserve">2.1 Magas szintű architektúra</w:t>
      </w:r>
    </w:p>
    <w:p>
      <w:pPr>
        <w:spacing w:after="120" w:line="280"/>
        <w:jc w:val="both"/>
      </w:pPr>
      <w:r>
        <w:t xml:space="preserve">A MattMester egy klasszikus háromrétegű webalkalmazás. A frontend egy statikus HTML/CSS/JavaScript kliensoldal, amely a Bootstrap 5 keretrendszerre, a Bootstrap Icons és Lucide ikoncsomagokra, valamint a Socket.IO kliensre épül. A backend Node.js alapú Express szerver, amely RESTful API végpontokat és Socket.IO real-time csatornákat egyaránt szolgáltat. Az adattárolás MySQL adatbázisban történik mysql2/promise driveren keresztül.</w:t>
      </w:r>
    </w:p>
    <w:p>
      <w:pPr>
        <w:spacing w:after="120" w:line="280"/>
        <w:jc w:val="both"/>
      </w:pPr>
      <w:r>
        <w:t xml:space="preserve">Az alkalmazás a böngészőben szerver-renderelt HTML oldalakat kap (statikus fájlok), majd a kliensoldali JavaScript modulok REST hívásokon és WebSocket kapcsolaton keresztül kommunikálnak a backenddel. A session-állapotot az express-session kezeli HTTP-only cookie-val, amelyet a Socket.IO is megoszt — így minden socket-esemény automatikusan azonosítja a felhasználót.</w:t>
      </w:r>
    </w:p>
    <w:p>
      <w:pPr>
        <w:pStyle w:val="Heading2"/>
        <w:spacing w:after="160" w:before="300"/>
      </w:pPr>
      <w:r>
        <w:t xml:space="preserve">2.2 Technológiai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6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Réteg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Technológia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Szerep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HTML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 5.3.2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Reszponzív UI keretrendszer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ikonok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Bootstrap Icons + Lucide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Egységes ikoncsomag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 JS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Vanilla ES2020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Modul-szervezésű kliens kód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Real-time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Socket.IO 4.x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Bi-directional WebSocket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Backend runtime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18+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Aszinkron eseménykezelés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Webszerver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 4.x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Routing és middleware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express-session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HTTP-only cookie alapú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Adatbázis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8.x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Tranzakciós tárolás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driver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mysql2/promise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Promise-alapú lekérdezés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Hashing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bcrypt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Jelszó és token hash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nodemailer (SMTP)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Verifikáció és jelszó-reset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Fájl-feltöltés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Profilkép upload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Tesztelés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Unit és integráció</w:t>
            </w:r>
          </w:p>
        </w:tc>
      </w:tr>
    </w:tbl>
    <w:p>
      <w:pPr>
        <w:pStyle w:val="Heading2"/>
        <w:spacing w:after="160" w:before="300"/>
      </w:pPr>
      <w:r>
        <w:t xml:space="preserve">2.3 Mappastruktúra</w:t>
      </w:r>
    </w:p>
    <w:p>
      <w:pPr>
        <w:spacing w:after="120" w:line="280"/>
        <w:jc w:val="both"/>
      </w:pPr>
      <w:r>
        <w:t xml:space="preserve">A projekt két fő modulra oszlik: a frontend nyilvánosan szolgáltatott statikus fájlokat tartalmaz, a backend pedig a Node.js szerverkódot. Az alábbi vázlat a fontosabb könyvtárakat és állományokat foglalja össze: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MattMester/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html/                — statikus HTML oldalak (index, profile, admin, ban, deleted, …)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css/                 — stílusfájlok (modulonként)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├── javascript/          — kliensoldali modulok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shared/          — közösen használt segédek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profile/         — profil oldal kliens-modulok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adminPanel/      — admin panel kliens-modulok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socketClient.js  — Socket.IO kliens állapotgép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chatModal.js     — DM chat panel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│   └──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└── chess_barold/        — sakk-játék kliens (külön modulkönyvtár)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html/chess.html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├── css/chess.css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│       └── javascript/      — pvp/, bot/, ui/ alkönyvtárakkal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└── backend/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server.js            — szerver belépőpont (HTTP + Socket.IO)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api/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api.js           — fő router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routes/          — végpont-csoportok (auth, profile, friends, …)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middleware/      — auth, maintenance, rate-limit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└── chess_api.js     — sakk REST végpontok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chess/               — sakkmotor (engine, logika, állapot, bot, pvp)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├── sql/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├── create_database.sql  — séma + seed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│   └── modules/         — repository réteg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└── utils/               — közös segédek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2.4 Adatfolyam és életciklus</w:t>
      </w:r>
    </w:p>
    <w:p>
      <w:pPr>
        <w:spacing w:after="120" w:line="280"/>
        <w:jc w:val="both"/>
      </w:pPr>
      <w:r>
        <w:t xml:space="preserve">Egy tipikus felhasználói művelet (pl. egy sakk-lépés megtétele PvP módban) az alábbi életcikluson megy végig: a kliens egy WebSocket eseményt küld a chess:move csatornán át, amely tartalmazza a lépés koordinátáit. A backend pvp.js modulja a session alapján azonosítja a felhasználót, ellenőrzi, hogy ő jön-e, majd átadja a lépést az engine.js-nek. Az engine validálja a lépést a teljes sakkszabály-rendszer alapján (logika.js modul), frissíti a tabla állapotát, lefuttatja az időzítő-váltást (timer.js), majd visszaküldi az új állapotot mindkét játékosnak a chess-game:{gameId} szobában keresztül.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A kliens semmilyen játékállapotot nem tárol authoritative módon — minden lépés a szerveren validálódik. Ez megakadályozza, hogy módosított kliens-kóddal csaljanak.</w:t>
      </w:r>
    </w:p>
    <w:p>
      <w:pPr>
        <w:pStyle w:val="Heading1"/>
        <w:pageBreakBefore/>
        <w:spacing w:after="200" w:before="400"/>
      </w:pPr>
      <w:r>
        <w:t xml:space="preserve">3. Regisztráció és bejelentkezés</w:t>
      </w:r>
    </w:p>
    <w:p>
      <w:pPr>
        <w:pStyle w:val="Heading2"/>
        <w:spacing w:after="160" w:before="300"/>
      </w:pPr>
      <w:r>
        <w:t xml:space="preserve">3.1 Regisztrációs folyamat</w:t>
      </w:r>
    </w:p>
    <w:p>
      <w:pPr>
        <w:spacing w:after="120" w:line="280"/>
        <w:jc w:val="both"/>
      </w:pPr>
      <w:r>
        <w:t xml:space="preserve">Új felhasználói fiók a főoldalon (index.html) elérhető „Regisztráció" gombbal nyitható modálban hozható létre. A modál három mezőt tartalmaz: felhasználónév, email és jelszó. A kliens valós időben validálja a beírt adatokat (validateRegisterInput függvény), és a felhasználó folyamatos visszajelzést kap arról, hogy a megadott értékek megfelelnek-e a követelményeknek.</w:t>
      </w:r>
    </w:p>
    <w:p>
      <w:pPr>
        <w:pStyle w:val="Heading3"/>
        <w:spacing w:after="120" w:before="200"/>
      </w:pPr>
      <w:r>
        <w:t xml:space="preserve">3.1.1 Validációs szabályok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Felhasználónév:</w:t>
      </w:r>
      <w:r>
        <w:t xml:space="preserve"> 3–50 karakter, csak betű, szám, pont, aláhúzás és kötőjel megengedett.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Email:</w:t>
      </w:r>
      <w:r>
        <w:t xml:space="preserve"> szabványos RFC-szerű formátum, max. 100 karakter.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Jelszó:</w:t>
      </w:r>
      <w:r>
        <w:t xml:space="preserve"> minimum 8 karakter, kötelezően tartalmazzon legalább egy nagybetűt, egy kisbetűt és egy számot.</w:t>
      </w:r>
    </w:p>
    <w:p>
      <w:pPr>
        <w:spacing w:after="120" w:line="280"/>
        <w:jc w:val="both"/>
      </w:pPr>
      <w:r>
        <w:t xml:space="preserve">A frontend validációs logikája az index.js fájlban található: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validateRegisterInput(username, email, password)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result = { isValid: false, summary: '', fields: { … }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(!username)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'error', message: 'A felhasználónév megadása kötelező.'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if (username.length &lt; 3 || username.length &gt; 50)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'error', message: 'A felhasználónévnek 3 és 50 karakter között kell lennie.'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if (!USERNAME_REGEX.test(username))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'error', message: 'A felhasználónév tiltott karaktert tartalmaz.'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result.fields.username = { state: 'success', message: 'A felhasználónév formátuma megfelelő.'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… hasonló email és password ellenőrzés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3.1.2 Backend regisztrációs végpont</w:t>
      </w:r>
    </w:p>
    <w:p>
      <w:pPr>
        <w:spacing w:after="120" w:line="280"/>
        <w:jc w:val="both"/>
      </w:pPr>
      <w:r>
        <w:t xml:space="preserve">A POST /api/register végpont a backend api.js modulban található. A fő lépések sorrendben: a kliens által küldött adatok újra-validálása, az email és felhasználónév egyediségének ellenőrzése, jelszó hash-elése bcrypt 10-es saltrate-tel, az új sor beillesztése a users táblába, automatikus session létrehozása és email-megerősítő levél kiküldése.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Részlet a backend/api/api.js-ből: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saltRounds = 10;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passwordHash = await bcrypt.hash(password, saltRounds);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result = await sql.insertUser(username, passwordHash, email);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request.session.userId   = result.insertId;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request.session.username = username;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request.session.role     = 'user';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request.session.elo      = 1200;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request.session.cookie.maxAge = null; // session cookie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return response.status(201).json({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message: 'Sikeres regisztráció',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elo: 1200, role: 'user'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Az új fiók kezdetben nem rendelkezik megerősített emaillel. A védett funkciók (PvP meccs, profilkép feltöltés, chat-küldés) használatához a felhasználónak rá kell kattintania a kapott levélben található linkre.</w:t>
      </w:r>
    </w:p>
    <w:p>
      <w:pPr>
        <w:pStyle w:val="Heading2"/>
        <w:spacing w:after="160" w:before="300"/>
      </w:pPr>
      <w:r>
        <w:t xml:space="preserve">3.2 Email megerősítés</w:t>
      </w:r>
    </w:p>
    <w:p>
      <w:pPr>
        <w:spacing w:after="120" w:line="280"/>
        <w:jc w:val="both"/>
      </w:pPr>
      <w:r>
        <w:t xml:space="preserve">A regisztráció után a backend az emailVerification.js segítségével generál egy 32 byte-os, hex-kódolt tokent. A tokenből SHA-256 hash készül, ez kerül az adatbázisba (email_verification_token_hash mező), míg a nyers token egyetlen alkalommal a kiküldött emailbe kerül. A token érvényessége 24 óra. A felhasználó a kapott linkre kattintva hív meg egy GET /api/auth/verify-email?token=… végpontot, amely ellenőrzi a hash egyezést és érvényességet, majd beállítja az is_email_verified=TRUE értéket.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Token-generálás és hash: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generateVerificationToken()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rawToken  = crypto.randomBytes(TOKEN_BYTE_LENGTH).toString('hex');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tokenHash = hashToken(rawToken);  // SHA-256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expiresAt = new Date(Date.now() + TOKEN_TTL_MS); // 24 óra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rawToken, tokenHash, expiresAt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3.3 Bejelentkezés</w:t>
      </w:r>
    </w:p>
    <w:p>
      <w:pPr>
        <w:spacing w:after="120" w:line="280"/>
        <w:jc w:val="both"/>
      </w:pPr>
      <w:r>
        <w:t xml:space="preserve">A bejelentkezési modál egyaránt elfogadja a felhasználónevet és az email címet az „azonosító" mezőben. A POST /api/login végpont először felhasználónév szerint próbálja megtalálni a fiókot (sql.getUserByUsername), majd ha nem talált, email szerint (sql.getUserByEmail). Ezután bcrypt.compare-rel ellenőrzi a megadott jelszó hash-egyezőségét.</w:t>
      </w:r>
    </w:p>
    <w:p>
      <w:pPr>
        <w:spacing w:after="120" w:line="280"/>
        <w:jc w:val="both"/>
      </w:pPr>
      <w:r>
        <w:t xml:space="preserve">Sikeres bejelentkezés esetén a session megkapja a userId, username, role és elo mezőket. Ha a felhasználó a „Maradj bejelentkezve" opciót pipálja, a cookie maxAge értéke 7 napra állítódik; egyébként a cookie csak a böngésző bezárásáig érvényes (session cookie).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router.post('/login', async (request, response)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{ usernameOrMail, password, remember } = request.body;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user = await sql.getUserByUsername(usernameOrMail);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(!user) user = await sql.getUserByEmail(usernameOrMail);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(!user) return response.status(401).json({ message: 'Hibás …'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isMatch = await bcrypt.compare(password, user.password_hash);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(!isMatch) return response.status(401).json({ message: 'Hibás …'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request.session.userId   = user.id;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request.session.username = user.username;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request.session.role     = user.role;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request.session.cookie.maxAge = remember ? 1000 * 60 * 60 * 24 * 7 :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response.status(200).json({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message: 'Sikeres bejelentkezés.',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elo: user.elo, role: user.role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3.4 Socket reconnection bejelentkezés után</w:t>
      </w:r>
    </w:p>
    <w:p>
      <w:pPr>
        <w:spacing w:after="120" w:line="280"/>
        <w:jc w:val="both"/>
      </w:pPr>
      <w:r>
        <w:t xml:space="preserve">Az express-session saveUninitialized: false beállítása miatt egy anonim socket handshake-kori sessionID-je nem feltétlenül egyezik meg a sikeres login-utáni HTTP session-ID-vel. Ezért a kliens index.js-ben a syncSocketContextOrReconnect hívás forceReconnect: true paraméterrel megszakítja a meglévő socket-kapcsolatot és újat épít fel az új cookie-val. Enélkül a backend a már bejelentkezett felhasználót anonimként látná a socketen keresztül.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Login sikere után a kliens: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if (window.MattMesterSocket?.syncSocketContextOrReconnect)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await window.MattMesterSocket.syncSocketContextOrReconnect(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'login-success',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{ forceReconnect: true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3.5 Jelszó-visszaállítás</w:t>
      </w:r>
    </w:p>
    <w:p>
      <w:pPr>
        <w:spacing w:after="120" w:line="280"/>
        <w:jc w:val="both"/>
      </w:pPr>
      <w:r>
        <w:t xml:space="preserve">Elfelejtett jelszó esetén a felhasználó a bejelentkezési modálban kérhet visszaállító emailt. A folyamat hasonlóan működik az email-verifikációhoz: a backend egy új token-hash párt generál, eltárolja a users.reset_password_token oszlopban, és emailt küld. A token 1 órán át érvényes (PASSWORD_RESET_TOKEN_TTL_MS).</w:t>
      </w:r>
    </w:p>
    <w:p>
      <w:pPr>
        <w:spacing w:after="120" w:line="280"/>
        <w:jc w:val="both"/>
      </w:pPr>
      <w:r>
        <w:t xml:space="preserve">A levélben kapott link a /html/restorePassword.html?token=… oldalra mutat. Itt a kliens először meghívja a GET /api/auth/reset-password/verify végpontot, hogy ellenőrizze a token érvényességét. Ha érvényes, az „új jelszó" mezőt aktiválja. A jelszó beküldésekor a POST /api/auth/reset-password végpont validálja a tokent, lefuttatja a jelszó-erősség ellenőrzést, majd hash-eli és frissíti az új jelszót.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Biztonsági megfontolásból a backend explicit elutasítja, ha az új jelszó megegyezik a régivel — PASSWORD_SAME_AS_OLD hibakód jelzi ezt a kliens felé.</w:t>
      </w:r>
    </w:p>
    <w:p>
      <w:pPr>
        <w:pStyle w:val="Heading1"/>
        <w:pageBreakBefore/>
        <w:spacing w:after="200" w:before="400"/>
      </w:pPr>
      <w:r>
        <w:t xml:space="preserve">4. Játékmódok</w:t>
      </w:r>
    </w:p>
    <w:p>
      <w:pPr>
        <w:pStyle w:val="Heading2"/>
        <w:spacing w:after="160" w:before="300"/>
      </w:pPr>
      <w:r>
        <w:t xml:space="preserve">4.1 Az öt játékmód áttekintése</w:t>
      </w:r>
    </w:p>
    <w:p>
      <w:pPr>
        <w:spacing w:after="120" w:line="280"/>
        <w:jc w:val="both"/>
      </w:pPr>
      <w:r>
        <w:t xml:space="preserve">A MattMester platform öt különböző játékmódot kínál, amelyek az időkorlát és a képesség-rendszer kombinációja alapján különülnek el. A módokat a backend chess/modes.js fájlja egy single-source-of-truth (SSOT) konfigurációként definiálja, ezért a kliens és a szerver mindig konzisztens nézetet kap róluk.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900"/>
        <w:gridCol w:w="23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Idő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Képességek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ELO oszlop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Ranked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Mattmester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∞ (végtelen)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(casual)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Mattmester 10p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elo_mattmester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Klasszikus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∞ (végtelen)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 (casual)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Klasszikus 10p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10+0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elo_classical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Blitz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5+0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elo_blitz</w:t>
            </w:r>
          </w:p>
        </w:tc>
        <w:tc>
          <w:tcPr>
            <w:tcW w:type="dxa" w:w="1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</w:tr>
    </w:tbl>
    <w:p>
      <w:pPr>
        <w:pStyle w:val="Heading3"/>
        <w:spacing w:after="120" w:before="200"/>
      </w:pPr>
      <w:r>
        <w:t xml:space="preserve">4.1.1 Miért nincs ELO végtelen idős módoknál?</w:t>
      </w:r>
    </w:p>
    <w:p>
      <w:pPr>
        <w:spacing w:after="120" w:line="280"/>
        <w:jc w:val="both"/>
      </w:pPr>
      <w:r>
        <w:t xml:space="preserve">Egy fontos tervezési döntés: a végtelen idős (ido === null) módok mindig casual-ok, vagyis ezek nem frissítik a felhasználók ELO-ját. Az indok fair-play szempontú — egy időkorlát nélküli meccsen a játékos órák, akár napok múlva is léphet, ami torzítaná a ranglistát és diszkriminálná azokat, akik időben válaszolnak. Az ELO csak akkor változhat, ha a meccs valódi, korlátos versenykörülmények között zajlott.</w:t>
      </w:r>
    </w:p>
    <w:p>
      <w:pPr>
        <w:pStyle w:val="Heading2"/>
        <w:spacing w:after="160" w:before="300"/>
      </w:pPr>
      <w:r>
        <w:t xml:space="preserve">4.2 A módok belső reprezentációja</w:t>
      </w:r>
    </w:p>
    <w:p>
      <w:pPr>
        <w:spacing w:after="120" w:line="280"/>
        <w:jc w:val="both"/>
      </w:pPr>
      <w:r>
        <w:t xml:space="preserve">Az alábbi konfigurációs objektum egyetlen helyen definiálja a módok minden jellemzőjét. A backend és a kliens egyaránt erre épít, így új mód hozzáadásakor csak ezt az állományt kell módosítani.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backend/chess/modes.js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MODES =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mattmester: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nev: 'Mattmester',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leiras: 'Képességes sakk, végtelen idővel — casual.',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ido: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rankedAllowed: false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mattmester_10p: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'mattmester_10p',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nev: 'Mattmester 10p',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leiras: 'Képességes sakk, 10 perces órával — ranked.',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ido: 600,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'elo_mattmester',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rankedAllowed: 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klasszikus: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'klasszikus', nev: 'Klasszikus',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false, ido: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null, rankedAllowed: false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klasszikus_10p: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'klasszikus_10p', nev: 'Klasszikus 10p',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false, ido: 600,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'elo_classical', rankedAllowed: 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blitz: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id: 'blitz', nev: 'Blitz',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false, ido: 300,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eloColumn: 'elo_blitz', rankedAllowed: 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DEFAULT_MODE = 'mattmester_10p';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4.3 Módválasztó és matchmaking</w:t>
      </w:r>
    </w:p>
    <w:p>
      <w:pPr>
        <w:spacing w:after="120" w:line="280"/>
        <w:jc w:val="both"/>
      </w:pPr>
      <w:r>
        <w:t xml:space="preserve">A felhasználó a főoldal „Játék" gombjára kattintva jeleníti meg a módválasztó modált (chessModeChooser.js). A modálban három fő opció érhető el: bot ellen, barát meghívása vagy random matchmaking. A bot opciónál a játékos kiválasztja a kívánt módot és a nehézségi szintet (1–8). A random matchmaking opciónál a felhasználó a queueKey(mode, ranked) szegmenshez csatlakozik — két azonos módot és ranked-státuszt kérő játékos automatikusan párosul.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backend/chess/pvp.js — matchmaking queue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matchmakingQueueByMode = new Map();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getQueue(modeKey, ranked)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k = queueKey(modeKey, ranked);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(!matchmakingQueueByMode.has(k)) matchmakingQueueByMode.set(k, []);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matchmakingQueueByMode.get(k);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userQueueIndex = new Map(); // userId → queueKey</w:t>
      </w:r>
    </w:p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5. A Mattmester képességrendszer</w:t>
      </w:r>
    </w:p>
    <w:p>
      <w:pPr>
        <w:pStyle w:val="Heading2"/>
        <w:spacing w:after="160" w:before="300"/>
      </w:pPr>
      <w:r>
        <w:t xml:space="preserve">5.1 Az alapötlet</w:t>
      </w:r>
    </w:p>
    <w:p>
      <w:pPr>
        <w:spacing w:after="120" w:line="280"/>
        <w:jc w:val="both"/>
      </w:pPr>
      <w:r>
        <w:t xml:space="preserve">A MattMester legfőbb újdonsága a klasszikus sakkhoz képest a hat aktiválható képesség, amelyek bizonyos pontok elköltésével használhatók. A pontokat az ellenfél bábuinak ütésével lehet szerezni: a gyaloggal 1, lóval és futóval 3-3, bástyával 5, vezérrel 9 pont jár. A király leütése — vagyis a matt — a meccs vége, ezért nem ad pontot.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Bábu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Pont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Gyalog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Huszár (ló)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Futó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Bástya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Vezér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Király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 (= matt)</w:t>
            </w:r>
          </w:p>
        </w:tc>
      </w:tr>
    </w:tbl>
    <w:p>
      <w:pPr>
        <w:pStyle w:val="Heading2"/>
        <w:spacing w:after="160" w:before="300"/>
      </w:pPr>
      <w:r>
        <w:t xml:space="preserve">5.2 A hat képesség</w:t>
      </w:r>
    </w:p>
    <w:p>
      <w:pPr>
        <w:pStyle w:val="Heading3"/>
        <w:spacing w:after="120" w:before="200"/>
      </w:pPr>
      <w:r>
        <w:t xml:space="preserve">5.2.1 Time Pause (Idő-megállítás)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8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Cooldown:</w:t>
      </w:r>
      <w:r>
        <w:t xml:space="preserve"> 4 kör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Max meccsenként:</w:t>
      </w:r>
      <w:r>
        <w:t xml:space="preserve"> 3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a saját óra 8 másodpercig megáll, gondolkodási időt nyersz.</w:t>
      </w:r>
    </w:p>
    <w:p>
      <w:pPr>
        <w:pStyle w:val="Heading3"/>
        <w:spacing w:after="120" w:before="200"/>
      </w:pPr>
      <w:r>
        <w:t xml:space="preserve">5.2.2 Freeze (Jegelés)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12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egy ellenfél bábujának kiválasztásával az adott bábu egy körig nem mozdulhat. Célpont kötelező paraméter.</w:t>
      </w:r>
    </w:p>
    <w:p>
      <w:pPr>
        <w:pStyle w:val="Heading3"/>
        <w:spacing w:after="120" w:before="200"/>
      </w:pPr>
      <w:r>
        <w:t xml:space="preserve">5.2.3 Swap (Csere)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18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két saját bábu helyét felcseréled. A swap kört vált (turnCost: true), tehát mintha lépést tettél volna.</w:t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 swap nem hajtható végre, ha a csere után a saját király sakkba kerülne — a backend ezt szerver-oldalon validálja.</w:t>
      </w:r>
    </w:p>
    <w:p>
      <w:pPr>
        <w:pStyle w:val="Heading3"/>
        <w:spacing w:after="120" w:before="200"/>
      </w:pPr>
      <w:r>
        <w:t xml:space="preserve">5.2.4 Board Hide (Tábla-eltakarás)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20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az ellenfél 5 másodpercig nem tud lépni — a táblája elsötétedik. Ez a leghatásosabb pszichológiai eszköz végjáték előtt.</w:t>
      </w:r>
    </w:p>
    <w:p>
      <w:pPr>
        <w:pStyle w:val="Heading3"/>
        <w:spacing w:after="120" w:before="200"/>
      </w:pPr>
      <w:r>
        <w:t xml:space="preserve">5.2.5 Shield (Pajzs)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10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Mikor:</w:t>
      </w:r>
      <w:r>
        <w:t xml:space="preserve"> bármikor (saját kör vagy ellenfél köre).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egy saját bábura 3 saját körig védelem kerül — nem üthető le. Királyra nem helyezhető pajzs (különben matt nem lenne lehetséges).</w:t>
      </w:r>
    </w:p>
    <w:p>
      <w:pPr>
        <w:pStyle w:val="Heading3"/>
        <w:spacing w:after="120" w:before="200"/>
      </w:pPr>
      <w:r>
        <w:t xml:space="preserve">5.2.6 Lefokozás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Ár:</w:t>
      </w:r>
      <w:r>
        <w:t xml:space="preserve"> 8 pont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b/>
          <w:bCs/>
        </w:rPr>
        <w:t xml:space="preserve">Hatás:</w:t>
      </w:r>
      <w:r>
        <w:t xml:space="preserve"> egy ellenfél bábujának mozgástere a következő körében maximum 4 mezőre korlátozódik.</w:t>
      </w:r>
    </w:p>
    <w:p>
      <w:pPr>
        <w:pStyle w:val="Heading2"/>
        <w:spacing w:after="160" w:before="300"/>
      </w:pPr>
      <w:r>
        <w:t xml:space="preserve">5.3 Az ability rendszer architektúrája</w:t>
      </w:r>
    </w:p>
    <w:p>
      <w:pPr>
        <w:spacing w:after="120" w:line="280"/>
        <w:jc w:val="both"/>
      </w:pPr>
      <w:r>
        <w:t xml:space="preserve">A képességek minden logikája szerver-oldalon fut. A kliens csak a felhasználó szándékát küldi el (ability-key + opcionális célpont-koordináták), a validáció és az állapot-mutáció a backend abilities.js modulban történik. Ez egy központi belépési pont: az abilityAktival(jatek, szin, key, params) függvény. Mind a REST endpoint, mind a Socket.IO handler ugyanezt hívja, így nincs duplikált logika.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Központi belépési pont — backend/chess/abilities.js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abilityAktival(jatek, szin, key, params)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(jatek.vege)              return { success: false, error: 'A játék véget ért.'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(!jatek.abilitiesEnabled) return { success: false, error: 'Ezen a módon nincs képesség.'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config = ABILITY_CONFIG[key];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(!config) return { success: false, error: 'Ismeretlen képesség.'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Timing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(config.mikor === 'sajatKor' &amp;&amp; jatek.koronLevo !== szin)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'Csak a saját körödben aktiválható.'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Pont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(jatek.abilities.points[szin] &lt; config.ar)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'Nincs elég pontod.'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Cooldown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remaining = jatek.abilities.cooldowns[szin][key] || 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(remaining &gt; 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`Cooldown alatt — ${remaining} kör.`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Max per meccs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usedCount = jatek.abilities.used[szin][key] || 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(usedCount &gt;= config.maxPerGame)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{ success: false, error: 'Elérted a meccsenkénti limitet.'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Effekt-specifikus alkalmazás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result;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switch (key)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'time_pause':  result = applyTimePause(jatek, szin);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'freeze':      result = applyFreeze(jatek,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'swap':        result = applySwap(jatek,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'board_hide':  result = applyBoardHide(jatek, szin);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'shield':      result = applyShield(jatek,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case 'lefokozas':   result = applyLefokozas(jatek, szin, params); break;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(!result.success) return result;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Sikerült: állapot mutálás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jatek.abilities.points[szin] -= config.ar;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jatek.abilities.cooldowns[szin][key] = config.cooldown;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jatek.abilities.used[szin][key] = usedCount + 1;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result;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5.4 Konfiguráció táblázat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1500"/>
        <w:gridCol w:w="1700"/>
        <w:gridCol w:w="1500"/>
        <w:gridCol w:w="20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Képesség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Ár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Cooldown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Max/meccs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Turn cost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Mikor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time_pause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freeze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swap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igen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board_hide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shield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bármikor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lefokozas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nem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kör</w:t>
            </w:r>
          </w:p>
        </w:tc>
      </w:tr>
    </w:tbl>
    <w:p>
      <w:pPr>
        <w:pStyle w:val="Heading1"/>
        <w:pageBreakBefore/>
        <w:spacing w:after="200" w:before="400"/>
      </w:pPr>
      <w:r>
        <w:t xml:space="preserve">6. Bot ellenfél</w:t>
      </w:r>
    </w:p>
    <w:p>
      <w:pPr>
        <w:pStyle w:val="Heading2"/>
        <w:spacing w:after="160" w:before="300"/>
      </w:pPr>
      <w:r>
        <w:t xml:space="preserve">6.1 A nyolc nehézségi szint</w:t>
      </w:r>
    </w:p>
    <w:p>
      <w:pPr>
        <w:spacing w:after="120" w:line="280"/>
        <w:jc w:val="both"/>
      </w:pPr>
      <w:r>
        <w:t xml:space="preserve">A bot nyolc különböző nehézségi szinten játszik (1–8). A szintek között nemcsak a keresési mélység (minimax depth) változik, hanem az is, hogy mekkora eséllyel hibázik a bot szándékosan, ami valósághűbbé teszi az alacsonyabb szintű ellenfeleket.</w:t>
      </w:r>
    </w:p>
    <w:p>
      <w:pPr>
        <w:spacing w:after="120" w:line="280"/>
        <w:jc w:val="both"/>
      </w:pPr>
      <w:r>
        <w:t xml:space="preserve">A bot motorja egy klasszikus minimax + alfa-béta pruning algoritmus. A levélcsomópontoknál egy egyszerű pozíció-értékelő fut: anyag szerinti pontok (gyalog 1, ló/futó 3, bástya 5, vezér 9), központ-kontroll, gyalog-szerkezet és a királybiztonság szempontjai. A megvalósítást a backend chess/bot.js modul tartalmazza.</w:t>
      </w:r>
    </w:p>
    <w:p>
      <w:pPr>
        <w:pStyle w:val="Heading2"/>
        <w:spacing w:after="160" w:before="300"/>
      </w:pPr>
      <w:r>
        <w:t xml:space="preserve">6.2 Bot lépésválasztás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Részlet a bot.js-ből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botLepesValaszt(jatek, nehezseg)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config = NEHEZSEGEK[nehezseg] || NEHEZSEGEK[4];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botSzin = jatek.koronLevo;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Összes legális lépés gyűjtés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lepesek = [];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 (let i = 0; i &lt; jatek.tabla.length; i++)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m = jatek.tabla[i];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(m.piece &amp;&amp; m.piece.color === botSzin)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lepesek.push(...szabLepKeres(jatek, m.piece));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(lepesek.length === 0) return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Azonnali matt → mindig választja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mattLepes = azonnaliMattLepesKeres(jatek, lepesek);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(mattLepes) return lepesFormaz(mattLepes, botSzin);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Random hiba esélye (gyengébb szintek)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randomPctAktualis = aktualisRandomPct(jatek, config);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(randomPctAktualis &gt; 0 &amp;&amp; Math.random() * 100 &lt; randomPctAktualis)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r = lepesek[Math.floor(Math.random() * lepesek.length)];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return lepesFormaz(r, botSzin);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Minimax keresés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lepesekRendez(lepesek);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legjobbLepes = null, legjobbErtek = -Infinity;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 (const lepes of lepesek)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undo = botLepesCsinal(jatek, lepes);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let ertek = minimax(jatek, config.melyseg - 1, -Infinity, Infinity, botSzin);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ertek += tamadoBonusz(jatek, config);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ertek -= visszalepesBuntetes(jatek, lepes, config);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botLepesVisszavon(jatek, lepes, undo);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(ertek &gt; legjobbErtek) { legjobbErtek = ertek; legjobbLepes = lepes;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legjobbLepes ? lepesFormaz(legjobbLepes, botSzin) :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6.3 Vendég bot-játék</w:t>
      </w:r>
    </w:p>
    <w:p>
      <w:pPr>
        <w:spacing w:after="120" w:line="280"/>
        <w:jc w:val="both"/>
      </w:pPr>
      <w:r>
        <w:t xml:space="preserve">A bot ellen való játékhoz nem kötelező a bejelentkezés — vendégfelhasználók is játszhatnak gép ellen, de eredményeik nem mentődnek és nem befolyásolják az ELO-t. A backend chess_api.js-ben a requireVerifiedEmailOrGuestBot middleware kifejezetten ezt az esetet engedi át: ha a session userId üres, és a játékban a fehér slot vendég (userId=null) és botAktiv, akkor a kérés tovább megy.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requireVerifiedEmailOrGuestBot(req, res, next)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userId = req.session?.userId ||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(!userId)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gameId = parseInt(req.params.id, 10);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jatek = jatekKeres(gameId);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(jatek &amp;&amp; jatek.botAktiv &amp;&amp; jatek.jatekosok.white.userId === null)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return next();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requireVerifiedEmail(req, res, next);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6.4 Bot képesség-aktiválás</w:t>
      </w:r>
    </w:p>
    <w:p>
      <w:pPr>
        <w:spacing w:after="120" w:line="280"/>
        <w:jc w:val="both"/>
      </w:pPr>
      <w:r>
        <w:t xml:space="preserve">A bot is használhat képességeket (Phase 4 a fejlesztésben). A botKepessegValaszt heurisztika a nehézségi szinttől függően dönti el, hogy aktivál-e ability-t. Csak az alapvető képességeket veszi figyelembe (freeze, lefokozás, shield) — a swap és a board_hide túl absztrakt döntések egy egyszerű botnak.</w:t>
      </w:r>
    </w:p>
    <w:p>
      <w:pPr>
        <w:pStyle w:val="Heading1"/>
        <w:pageBreakBefore/>
        <w:spacing w:after="200" w:before="400"/>
      </w:pPr>
      <w:r>
        <w:t xml:space="preserve">7. PvP mérkőzések</w:t>
      </w:r>
    </w:p>
    <w:p>
      <w:pPr>
        <w:pStyle w:val="Heading2"/>
        <w:spacing w:after="160" w:before="300"/>
      </w:pPr>
      <w:r>
        <w:t xml:space="preserve">7.1 A PvP infrastruktúra</w:t>
      </w:r>
    </w:p>
    <w:p>
      <w:pPr>
        <w:spacing w:after="120" w:line="280"/>
        <w:jc w:val="both"/>
      </w:pPr>
      <w:r>
        <w:t xml:space="preserve">A játékos-játékos elleni meccseket teljes egészében WebSocket csatornán keresztül kommunikálja a kliens és a szerver. A backend pvp.js modulja tartalmazza az összes Socket.IO eseménykezelőt: meghívás (chess:invite), elfogadás, queue-csatlakozás, lépés-szinkronizáció, döntetlen-ajánlat, feladás, disconnect-kezelés és reconnect.</w:t>
      </w:r>
    </w:p>
    <w:p>
      <w:pPr>
        <w:pStyle w:val="Heading2"/>
        <w:spacing w:after="160" w:before="300"/>
      </w:pPr>
      <w:r>
        <w:t xml:space="preserve">7.2 Meccs-indítás módjai</w:t>
      </w:r>
    </w:p>
    <w:p>
      <w:pPr>
        <w:pStyle w:val="Heading3"/>
        <w:spacing w:after="120" w:before="200"/>
      </w:pPr>
      <w:r>
        <w:t xml:space="preserve">7.2.1 Barát meghívása</w:t>
      </w:r>
    </w:p>
    <w:p>
      <w:pPr>
        <w:spacing w:after="120" w:line="280"/>
        <w:jc w:val="both"/>
      </w:pPr>
      <w:r>
        <w:t xml:space="preserve">A felhasználó a barátlistájáról kiválaszt egy online barátot, és kihívja egy adott módon (ranked vagy casual). A meghívás 60 másodpercig érvényes — utána automatikusan lejár. Egy felhasználónak egyszerre csak egy függő meghívása lehet, és csak barátot lehet meghívni.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Meghívás konstansok és állapot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INVITE_TIMEOUT_MS    = 60_000;   // 60mp meghívás lejárat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DISCONNECT_GRACE_MS  = 60_000;   // 60mp disconnect grace period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CLEANUP_DELAY_MS     = 30_000;   // 30mp játék cleanup vége után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Pending invites: targetUserId → { gameId, inviterUserId, inviterName, …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pendingInvites = new Map();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7.2.2 Random matchmaking</w:t>
      </w:r>
    </w:p>
    <w:p>
      <w:pPr>
        <w:spacing w:after="120" w:line="280"/>
        <w:jc w:val="both"/>
      </w:pPr>
      <w:r>
        <w:t xml:space="preserve">A queue-csatlakozás során a felhasználó megadja a kívánt módot és a ranked/casual preferenciát. A backend egy queueKey(mode, ranked) szegmensbe sorolja, és amint van egy másik játékos ugyanabban a szegmensben, a két fél automatikusan párosul. Egy felhasználó csak egyetlen queue-ban lehet egyszerre — ezt a userQueueIndex map biztosítja.</w:t>
      </w:r>
    </w:p>
    <w:p>
      <w:pPr>
        <w:pStyle w:val="Heading3"/>
        <w:spacing w:after="120" w:before="200"/>
      </w:pPr>
      <w:r>
        <w:t xml:space="preserve">7.2.3 Multi-tab védelem</w:t>
      </w:r>
    </w:p>
    <w:p>
      <w:pPr>
        <w:spacing w:after="120" w:line="280"/>
        <w:jc w:val="both"/>
      </w:pPr>
      <w:r>
        <w:t xml:space="preserve">Ha a felhasználó már aktív meccsben van (akár bot, akár PvP), nem indíthat új meccset egy másik tabon. A hasAnyActiveGameForUser függvény átfut az összes betöltött meccsen, és visszaadja, hogy van-e aktív (vege === false) meccse, amiben résztvevő.</w:t>
      </w:r>
    </w:p>
    <w:p>
      <w:pPr>
        <w:pStyle w:val="Heading2"/>
        <w:spacing w:after="160" w:before="300"/>
      </w:pPr>
      <w:r>
        <w:t xml:space="preserve">7.3 Lépés-szinkronizáció</w:t>
      </w:r>
    </w:p>
    <w:p>
      <w:pPr>
        <w:spacing w:after="120" w:line="280"/>
        <w:jc w:val="both"/>
      </w:pPr>
      <w:r>
        <w:t xml:space="preserve">Egy lépés a chess:move socket eseményen érkezik. A backend először ellenőrzi, hogy a felhasználó résztvevője a meccsnek (requireParticipant), majd hogy az ő színe jön (jatek.koronLevo === sajatSzin). Ezután a lepesKoordinataval függvény végrehajtja a lépést a teljes szabály-érvényesítéssel: ki kell-e küszöbölni a sakkot, en passant ellenőrzés, sáncolás, gyalog-átváltozás stb.</w:t>
      </w:r>
    </w:p>
    <w:p>
      <w:pPr>
        <w:pStyle w:val="Heading2"/>
        <w:spacing w:after="160" w:before="300"/>
      </w:pPr>
      <w:r>
        <w:t xml:space="preserve">7.4 Disconnect kezelés és grace period</w:t>
      </w:r>
    </w:p>
    <w:p>
      <w:pPr>
        <w:spacing w:after="120" w:line="280"/>
        <w:jc w:val="both"/>
      </w:pPr>
      <w:r>
        <w:t xml:space="preserve">Ha egy játékos kapcsolata megszakad meccs közben, a backend nem azonnal veszti el a meccset, hanem 60 másodperces grace-period indul (DISCONNECT_GRACE_MS). Ez idő alatt a játékos visszacsatlakozhat (F5 frissítés, hálózat megszakad-helyreáll, stb.). A visszacsatlakozást a chess:rejoin esemény indítja: a backend megnézi, hogy van-e élő meccse a userId-nak az activeGamesByUser map-ben, és ha igen, chess:game:start eseménnyel visszaküldi a teljes állapotot.</w:t>
      </w:r>
    </w:p>
    <w:p>
      <w:pPr>
        <w:spacing w:after="120" w:line="280"/>
        <w:jc w:val="both"/>
      </w:pPr>
      <w:r>
        <w:t xml:space="preserve">Fontos: a kliens-oldali óra ezalatt a backend-en TOVÁBB FUT. A frissítés vagy hálózati hiba nem állítja meg az ellenfél óráját. Ha a játékos 60 másodperc alatt nem csatlakozik vissza, automatikusan elveszíti a meccset (forfeit).</w:t>
      </w:r>
    </w:p>
    <w:p>
      <w:pPr>
        <w:pStyle w:val="Heading2"/>
        <w:spacing w:after="160" w:before="300"/>
      </w:pPr>
      <w:r>
        <w:t xml:space="preserve">7.5 Globális meghívás-kezelő</w:t>
      </w:r>
    </w:p>
    <w:p>
      <w:pPr>
        <w:spacing w:after="120" w:line="280"/>
        <w:jc w:val="both"/>
      </w:pPr>
      <w:r>
        <w:t xml:space="preserve">A felhasználók a sakkoldal mellett bármelyik másik oldalon (főoldal, profil, admin) is kaphatnak meghívást. Erre szolgál a chessInviteGlobal.js, amely a socket-en keresztül érkező chess:invite:received eseményt minden oldalon kezeli, és felugró popup-ban jeleníti meg. A felhasználó az „Elfogadom" gomb után automatikusan átirányul a /chess_barold/html/chess.html oldalra, ahol a sessionStorage-ban hagyott jelzés alapján a chess oldal nem nyitja meg a chooser-t, hanem várja a backend chess:game:start eseményét.</w:t>
      </w:r>
    </w:p>
    <w:p>
      <w:pPr>
        <w:pStyle w:val="Heading2"/>
        <w:spacing w:after="160" w:before="300"/>
      </w:pPr>
      <w:r>
        <w:t xml:space="preserve">7.6 Döntetlen-ajánlat és feladás</w:t>
      </w:r>
    </w:p>
    <w:p>
      <w:pPr>
        <w:spacing w:after="120" w:line="280"/>
        <w:jc w:val="both"/>
      </w:pPr>
      <w:r>
        <w:t xml:space="preserve">Bármelyik játékos felajánlhat döntetlent (chess:draw:offer). A másik fél elfogadhatja vagy elutasíthatja. Ha elfogadja, a meccs draw eredménnyel zárul (mindkét játékos 0,5 pontot kap az ELO-számításban). A feladás (chess:resign) azonnali — a feladó elveszíti a meccset.</w:t>
      </w:r>
    </w:p>
    <w:p>
      <w:pPr>
        <w:pStyle w:val="Heading2"/>
        <w:spacing w:after="160" w:before="300"/>
      </w:pPr>
      <w:r>
        <w:t xml:space="preserve">7.7 ELO-frissítés meccs végén</w:t>
      </w:r>
    </w:p>
    <w:p>
      <w:pPr>
        <w:spacing w:after="120" w:line="280"/>
        <w:jc w:val="both"/>
      </w:pPr>
      <w:r>
        <w:t xml:space="preserve">Csak ranked módokban frissül az ELO. A backend chess/elo.js modul Chess.com-szerű K-faktoros Elo-számítást használ: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backend/chess/elo.js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KEZDO_ELO = 800;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eloSzamit(jatekosElo, ellenfelElo, eredmeny, osszMeccs = 99)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K;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(osszMeccs &lt; 10)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 = 40; // Kezdő: gyors beállás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if (jatekosElo &gt;= 2400)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 = 10; // Nagymester szint: lassú változás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 else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 = 20; // Standard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Várható eredmény (expected score)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varhato = 1 / (1 + Math.pow(10, (ellenfelElo - jatekosElo) / 400));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valtozas = Math.round(K * (eredmeny - varhato));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let ujElo = jatekosElo + valtozas;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(ujElo &lt; 100) ujElo = 100; // minimum ELO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ujElo, valtozas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Az eredmeny paraméter értéke 1 győzelem, 0,5 döntetlen, 0 vereség esetén. Az osszMeccs alapján három szegmensbe sorolódik a játékos: új (K=40), normál (K=20), nagymester-szintű (K=10).</w:t>
      </w:r>
    </w:p>
    <w:p>
      <w:pPr>
        <w:pStyle w:val="Heading1"/>
        <w:pageBreakBefore/>
        <w:spacing w:after="200" w:before="400"/>
      </w:pPr>
      <w:r>
        <w:t xml:space="preserve">8. Profil és felhasználói beállítások</w:t>
      </w:r>
    </w:p>
    <w:p>
      <w:pPr>
        <w:pStyle w:val="Heading2"/>
        <w:spacing w:after="160" w:before="300"/>
      </w:pPr>
      <w:r>
        <w:t xml:space="preserve">8.1 Profil-dashboard</w:t>
      </w:r>
    </w:p>
    <w:p>
      <w:pPr>
        <w:spacing w:after="120" w:line="280"/>
        <w:jc w:val="both"/>
      </w:pPr>
      <w:r>
        <w:t xml:space="preserve">A profile.html oldal egy átfogó dashboard, amely a felhasználó összes személyes adatát és statisztikáját egy helyen mutatja. Az oldal szekciói: alapadatok és státusz, ELO megjelenítés (klasszikus, mattmester, blitz külön kártyában), képesség-használati statisztika, barátlista, biztonsági napló (Security &amp; Activity History), profil-beállítások és értesítés-központ.</w:t>
      </w:r>
    </w:p>
    <w:p>
      <w:pPr>
        <w:pStyle w:val="Heading2"/>
        <w:spacing w:after="160" w:before="300"/>
      </w:pPr>
      <w:r>
        <w:t xml:space="preserve">8.2 ELO-megjelenítés és rangok</w:t>
      </w:r>
    </w:p>
    <w:p>
      <w:pPr>
        <w:spacing w:after="120" w:line="280"/>
        <w:jc w:val="both"/>
      </w:pPr>
      <w:r>
        <w:t xml:space="preserve">A három játékmódhoz külön-külön megjelenik az aktuális ELO és a hozzá tartozó rang (Beginner, Intermediate, Advanced, Expert, Master, Grandmaster). A rangokat egyszerű ELO-küszöbök határozzák meg, és vizuális jelzéssel is színkódoltak.</w:t>
      </w:r>
    </w:p>
    <w:p>
      <w:pPr>
        <w:pStyle w:val="Heading2"/>
        <w:spacing w:after="160" w:before="300"/>
      </w:pPr>
      <w:r>
        <w:t xml:space="preserve">8.3 Profilkép feltöltés és moderálás</w:t>
      </w:r>
    </w:p>
    <w:p>
      <w:pPr>
        <w:spacing w:after="120" w:line="280"/>
        <w:jc w:val="both"/>
      </w:pPr>
      <w:r>
        <w:t xml:space="preserve">A felhasználó tölthet fel saját profilképet a beállításoknál. A multer middleware kezeli a fájl-feltöltést, a kép a backend/profile_pictures mappába kerül egyedi fájlnévvel. Ezt követően az upload bekerül a profile_image_uploads táblába pending státusszal — addig nem jelenik meg publikusan, amíg egy admin jóvá nem hagyta.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profile_image_uploads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profile_image_uploads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filename VARCHAR(255)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upload_time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status ENUM('pending','approved','rejected','discarded','default') DEFAULT 'pending',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review_note TEXT,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reviewed_by INT,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review_time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(reviewed_by) REFERENCES users(id) ON DELETE SET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idx_profile_image_uploads_user_status (user_id, status)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Amint az admin jóváhagyja a képet (status = approved), a backend egy user:profile:imageReviewed eseményt küld a feltöltőnek socket-en keresztül, és az UI azonnal frissíti az avatarokat.</w:t>
      </w:r>
    </w:p>
    <w:p>
      <w:pPr>
        <w:pStyle w:val="Heading2"/>
        <w:spacing w:after="160" w:before="300"/>
      </w:pPr>
      <w:r>
        <w:t xml:space="preserve">8.4 Statisztikák és képesség-használat</w:t>
      </w:r>
    </w:p>
    <w:p>
      <w:pPr>
        <w:spacing w:after="120" w:line="280"/>
        <w:jc w:val="both"/>
      </w:pPr>
      <w:r>
        <w:t xml:space="preserve">Minden felhasználóhoz egyetlen statistics rekord tartozik (1:1), amely a győzelmek, vereségek, döntetlenek és összes felhasznált képesség számát tárolja. A profil oldalon egy külön szekció (#abilities) jeleníti meg, hogy a játékos melyik képességet hányszor használta a meccsek során — ez segít az átfogó stratégia-elemzésben.</w:t>
      </w:r>
    </w:p>
    <w:p>
      <w:pPr>
        <w:pStyle w:val="Heading2"/>
        <w:spacing w:after="160" w:before="300"/>
      </w:pPr>
      <w:r>
        <w:t xml:space="preserve">8.5 Más felhasználók profilja</w:t>
      </w:r>
    </w:p>
    <w:p>
      <w:pPr>
        <w:spacing w:after="120" w:line="280"/>
        <w:jc w:val="both"/>
      </w:pPr>
      <w:r>
        <w:t xml:space="preserve">A profile.html?userId=X URL-paraméterrel egy másik felhasználó publikus profilja is megnyitható. Ott a megjelenítés szűkebb körű: csak az ELO-k, a csatlakozás dátuma, az utolsó aktivitás és a publikus statisztikák látszanak. A felhasználói lista és kereső a profile.js 06-playerSearch.js modulja kezeli.</w:t>
      </w:r>
    </w:p>
    <w:p>
      <w:pPr>
        <w:pStyle w:val="Heading2"/>
        <w:spacing w:after="160" w:before="300"/>
      </w:pPr>
      <w:r>
        <w:t xml:space="preserve">8.6 Biztonsági napló</w:t>
      </w:r>
    </w:p>
    <w:p>
      <w:pPr>
        <w:spacing w:after="120" w:line="280"/>
        <w:jc w:val="both"/>
      </w:pPr>
      <w:r>
        <w:t xml:space="preserve">A „Security &amp; Activity History" panel a saját fiókon történt eseményeket mutatja: bejelentkezések, jelszóváltozások, profilkép feltöltések, barátkérések, meccs-eredmények stb. Az események négy kategóriába vannak sorolva: Munkamenet (auth), Biztonság (security), Profil (profile), Szociális (social). A felhasználó szűrheti az események listáját, és kijelentkezhet az összes többi eszközéről („Log Out All Devices").</w:t>
      </w:r>
    </w:p>
    <w:p>
      <w:pPr>
        <w:pStyle w:val="Heading1"/>
        <w:pageBreakBefore/>
        <w:spacing w:after="200" w:before="400"/>
      </w:pPr>
      <w:r>
        <w:t xml:space="preserve">9. Közösségi funkciók</w:t>
      </w:r>
    </w:p>
    <w:p>
      <w:pPr>
        <w:pStyle w:val="Heading2"/>
        <w:spacing w:after="160" w:before="300"/>
      </w:pPr>
      <w:r>
        <w:t xml:space="preserve">9.1 Barátrendszer</w:t>
      </w:r>
    </w:p>
    <w:p>
      <w:pPr>
        <w:spacing w:after="120" w:line="280"/>
        <w:jc w:val="both"/>
      </w:pPr>
      <w:r>
        <w:t xml:space="preserve">A barátrendszer alapja a friends tábla, amely egy zseniális trükkel oldja meg az iránytól független barátság-relációkat: a CHECK (user1_id &lt; user2_id) megszorítás biztosítja, hogy egy (A, B) pár mindig egyértelműen ugyanúgy szerepel — sosem (B, A) formában. Az action_user_id mező azt mutatja, ki kezdeményezte a kérést.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friends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friends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user1_id INT NOT NULL, -- MINDIG a kisebb ID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user2_id INT NOT NULL, -- MINDIG a nagyobb ID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action_user_id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status ENUM('pending','accepted','rejected','blocked') DEFAULT 'pending',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invite_time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UNIQUE KEY unique_friendship (user1_id, user2_id),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CHECK (user1_id &lt; user2_id),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(user1_id)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(user2_id)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(action_user_id) REFERENCES users(id) ON DELETE CASCADE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9.1.1 Barát-státuszok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Státusz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Nincs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Nincs reláció a két felhasználó között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pending_outgoing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 küldtél kérést, vár az elfogadásra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pending_incoming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Tőle kaptál kérést, te dönthetsz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friend (accepted)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Mindkét fél elfogadta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 blokkoltad őt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blocked_by_them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Ő blokkolt téged</w:t>
            </w:r>
          </w:p>
        </w:tc>
      </w:tr>
    </w:tbl>
    <w:p>
      <w:pPr>
        <w:pStyle w:val="Heading3"/>
        <w:spacing w:after="120" w:before="200"/>
      </w:pPr>
      <w:r>
        <w:t xml:space="preserve">9.1.2 Irány-érzékeny blokkolás</w:t>
      </w:r>
    </w:p>
    <w:p>
      <w:pPr>
        <w:spacing w:after="120" w:line="280"/>
        <w:jc w:val="both"/>
      </w:pPr>
      <w:r>
        <w:t xml:space="preserve">A friend_blocks tábla az irány-függő blokkolásokat tartja nyilván. Ez azért szükséges, mert egy „A blokkolja B-t" reláció nem szimmetrikus — A nem akar üzeneteket kapni B-től, de B-nek nem kell tudnia, hogy A blokkolta. Ezért a friend_blocks egy külön tábla, ahol blocker_user_id és blocked_user_id rögzítődik.</w:t>
      </w:r>
    </w:p>
    <w:p>
      <w:pPr>
        <w:pStyle w:val="Heading2"/>
        <w:spacing w:after="160" w:before="300"/>
      </w:pPr>
      <w:r>
        <w:t xml:space="preserve">9.2 Recent Opponents</w:t>
      </w:r>
    </w:p>
    <w:p>
      <w:pPr>
        <w:spacing w:after="120" w:line="280"/>
        <w:jc w:val="both"/>
      </w:pPr>
      <w:r>
        <w:t xml:space="preserve">A recent_opponents tábla — Rocket League stílusú „legutóbbi ellenfelek" lista — minden felhasználó utolsó 25 meccsének ellenfelét tartja nyilván. A frontend a profil oldalon megjelenítheti, így gyorsan újrahívhatók a kedvelt ellenfelek vagy bejelenthetők az unfair players. A pár (user_id, opponent_user_id) UNIQUE — minden új meccs után csak az utolso meccs idejét és a meccsszámlálót növeljük.</w:t>
      </w:r>
    </w:p>
    <w:p>
      <w:pPr>
        <w:pStyle w:val="Heading2"/>
        <w:spacing w:after="160" w:before="300"/>
      </w:pPr>
      <w:r>
        <w:t xml:space="preserve">9.3 Magán chat (DM)</w:t>
      </w:r>
    </w:p>
    <w:p>
      <w:pPr>
        <w:spacing w:after="120" w:line="280"/>
        <w:jc w:val="both"/>
      </w:pPr>
      <w:r>
        <w:t xml:space="preserve">Bármely két felhasználó tud közvetlenül üzenetet váltani a chat panel (chatModal.js) felületén. Egy direkt beszélgetés csak akkor jön létre, ha az első üzenetet elküldik — addig csak a profilukat lehet megnézni. A chat üzenetek a chat_messages táblába kerülnek, és a Socket.IO chat:join, chat:message:new eseményekkel szinkronizálódnak.</w:t>
      </w:r>
    </w:p>
    <w:p>
      <w:pPr>
        <w:pStyle w:val="Heading3"/>
        <w:spacing w:after="120" w:before="200"/>
      </w:pPr>
      <w:r>
        <w:t xml:space="preserve">9.3.1 Chat üzenet bejelentés és moderálás</w:t>
      </w:r>
    </w:p>
    <w:p>
      <w:pPr>
        <w:spacing w:after="120" w:line="280"/>
        <w:jc w:val="both"/>
      </w:pPr>
      <w:r>
        <w:t xml:space="preserve">Ha egy felhasználó sértőnek tartja a kapott üzenetet, a chat panelről bejelentheti az adminoknak. A chat_message_reports tábla kezeli ezeket a kéréseket. Amennyiben az admin az „Engedélyezés" gombot választja (ártatlan üzenet), a bejelentő 5 órás chat-bejelentési mute-ot kap (chat_report_mute_until oszlop) — ezzel megakadályozza a felesleges spam-bejelentéseket.</w:t>
      </w:r>
    </w:p>
    <w:p>
      <w:pPr>
        <w:pStyle w:val="Heading3"/>
        <w:spacing w:after="120" w:before="200"/>
      </w:pPr>
      <w:r>
        <w:t xml:space="preserve">9.3.2 Profanity-filter és auto-ban rendszer</w:t>
      </w:r>
    </w:p>
    <w:p>
      <w:pPr>
        <w:spacing w:after="120" w:line="280"/>
        <w:jc w:val="both"/>
      </w:pPr>
      <w:r>
        <w:t xml:space="preserve">A chat üzenetekre dinamikus tiltottszó-szűrő fut. A chat_blocked_words_dynamic táblában tárolt szavak alapján a szerver automatikusan maszkolja a tartalmat. Az admin ezt a listát futás közben bővítheti egy bejelentett üzenet alapján — a kiválasztott szavak azonnal bekerülnek a runtime cache-be.</w:t>
      </w:r>
    </w:p>
    <w:p>
      <w:pPr>
        <w:spacing w:after="120" w:line="280"/>
        <w:jc w:val="both"/>
      </w:pPr>
      <w:r>
        <w:t xml:space="preserve">Háromcsapásos auto-ban rendszer fut a háttérben (chat_profanity_strikes tábla): 1 strike → 1 napos ban, 2 strike → 10 napos ban, 3+ strike → permanens ban. Egy strike akkor keletkezik, ha a profanity-filter maszkolt egy üzenetet (auto), vagy ha az admin kifejezetten törölt egy bejelentett üzenetet (admin_delete).</w:t>
      </w:r>
    </w:p>
    <w:p>
      <w:pPr>
        <w:pStyle w:val="Heading2"/>
        <w:spacing w:after="160" w:before="300"/>
      </w:pPr>
      <w:r>
        <w:t xml:space="preserve">9.4 Felhasználó-bejelentés (Report)</w:t>
      </w:r>
    </w:p>
    <w:p>
      <w:pPr>
        <w:spacing w:after="120" w:line="280"/>
        <w:jc w:val="both"/>
      </w:pPr>
      <w:r>
        <w:t xml:space="preserve">A user_reports tábla egy felhasználó által egy másik felhasználó ellen tett bejelentéseket tárolja. Hat kategória van: cheating, toxicity, spam, harassment, unfair_play, other. A bejelentésekhez opcionálisan csatolható egy game_id is — különösen csalás (cheating) vagy unfair_play kategóriánál hasznos, mert így az admin a meccs PGN-je és lépéslistája alapján tud dönteni.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A chat-bejelentésekkel ellentétben a játékos-magaviseletre vonatkozó hamis bejelentés NEM bünteti a bejelentőt, mert utólag nehezen ellenőrizhető.</w:t>
      </w:r>
    </w:p>
    <w:p>
      <w:pPr>
        <w:pStyle w:val="Heading1"/>
        <w:pageBreakBefore/>
        <w:spacing w:after="200" w:before="400"/>
      </w:pPr>
      <w:r>
        <w:t xml:space="preserve">10. Admin panel</w:t>
      </w:r>
    </w:p>
    <w:p>
      <w:pPr>
        <w:pStyle w:val="Heading2"/>
        <w:spacing w:after="160" w:before="300"/>
      </w:pPr>
      <w:r>
        <w:t xml:space="preserve">10.1 Általános bemutatás</w:t>
      </w:r>
    </w:p>
    <w:p>
      <w:pPr>
        <w:spacing w:after="120" w:line="280"/>
        <w:jc w:val="both"/>
      </w:pPr>
      <w:r>
        <w:t xml:space="preserve">Az admin panel (adminPanel.html) az üzemeltetők és moderátorok központi munkafelülete. Csak role=admin felhasználók érhetik el, és minden mutáló művelethez egy 15 perces step-up token (admin_token) szükséges, amelyet a felhasználó saját jelszavával váltja ki. Ezzel a kétlépcsős védelemmel még egy lopott session sem elég kritikus admin műveletek végrehajtásához.</w:t>
      </w:r>
    </w:p>
    <w:p>
      <w:pPr>
        <w:pStyle w:val="Heading2"/>
        <w:spacing w:after="160" w:before="300"/>
      </w:pPr>
      <w:r>
        <w:t xml:space="preserve">10.2 Step-up token mechanika</w:t>
      </w:r>
    </w:p>
    <w:p>
      <w:pPr>
        <w:spacing w:after="120" w:line="280"/>
        <w:jc w:val="both"/>
      </w:pPr>
      <w:r>
        <w:t xml:space="preserve">A Bejelentkezett admin a profilszerű felület mellett az „Admin szint aktiválása" modálban kell beírnia újra a jelszavát. Ezután a backend kiad egy új tokent (32 byte random hex), aminek SHA-256 hash-e kerül az admin_tokens táblába. A token TTL-je 15 perc — minden használatnál a last_used_at frissül (sliding TTL). 15 perc inaktivitás után le kell foglalni új tokent.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admin_tokens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admin_tokens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BIGINT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token_hash CHAR(64)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issued_at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last_used_at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expires_at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revoked_at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issued_ip VARCHAR(45)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issued_user_agent VARCHAR(255)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UNIQUE KEY ux_admin_tokens_hash (token_hash),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idx_admin_tokens_user_active (user_id, revoked_at, expires_at)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 nyers token csak a kiállításkor egyszer látható a kliens számára. Az adatbázisban kizárólag a hash kerül tárolásra, így token-ellopás esetén sem lehet a DB-ből kinyerni az érvényes tokent.</w:t>
      </w:r>
    </w:p>
    <w:p>
      <w:pPr>
        <w:pStyle w:val="Heading2"/>
        <w:spacing w:after="160" w:before="300"/>
      </w:pPr>
      <w:r>
        <w:t xml:space="preserve">10.3 Felhasználókezelés</w:t>
      </w:r>
    </w:p>
    <w:p>
      <w:pPr>
        <w:pStyle w:val="Heading3"/>
        <w:spacing w:after="120" w:before="200"/>
      </w:pPr>
      <w:r>
        <w:t xml:space="preserve">10.3.1 Felhasználó létrehozása</w:t>
      </w:r>
    </w:p>
    <w:p>
      <w:pPr>
        <w:spacing w:after="120" w:line="280"/>
        <w:jc w:val="both"/>
      </w:pPr>
      <w:r>
        <w:t xml:space="preserve">Az admin manuálisan is létrehozhat új felhasználókat (pl. csapat-tag onboarding, szervezett verseny résztvevői). A „Felhasználó létrehozása" gomb egy kötelező indok-mezőt tartalmazó modált nyit, amelynek tartalma az admin audit logba kerül.</w:t>
      </w:r>
    </w:p>
    <w:p>
      <w:pPr>
        <w:pStyle w:val="Heading3"/>
        <w:spacing w:after="120" w:before="200"/>
      </w:pPr>
      <w:r>
        <w:t xml:space="preserve">10.3.2 Felhasználó szerkesztése</w:t>
      </w:r>
    </w:p>
    <w:p>
      <w:pPr>
        <w:spacing w:after="120" w:line="280"/>
        <w:jc w:val="both"/>
      </w:pPr>
      <w:r>
        <w:t xml:space="preserve">Az admin módosíthatja egy felhasználó alapadatait: felhasználónév, email, role (player/admin), email-megerősítettség. A változások a admin_audit_log-ba kerülnek before_state / after_state JSON-okkal — így bármikor visszanézhető, ki, mikor, mit változtatott.</w:t>
      </w:r>
    </w:p>
    <w:p>
      <w:pPr>
        <w:pStyle w:val="Heading3"/>
        <w:spacing w:after="120" w:before="200"/>
      </w:pPr>
      <w:r>
        <w:t xml:space="preserve">10.3.3 Felhasználó tiltása (ban)</w:t>
      </w:r>
    </w:p>
    <w:p>
      <w:pPr>
        <w:spacing w:after="120" w:line="280"/>
        <w:jc w:val="both"/>
      </w:pPr>
      <w:r>
        <w:t xml:space="preserve">A ban művelet öt lépésből áll: (1) az admin kiválasztja a tiltás okát és időtartamát (1 nap, 7 nap, 30 nap, permanens), (2) megadja a tiltás indokát (min. 10 karakter), (3) megerősíti a saját jelszavát, (4) a backend frissíti a users.is_banned, ban_reason, banned_until oszlopokat, (5) socketen keresztül user:banned eseményt küld a tiltottnak, és átirányítja a /html/ban.html oldalra.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A felhasznalo tiltáskor frissítendő mezők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UPDATE users SET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is_banned =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ban_reason = ?,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banned_until = DATE_ADD(NOW(), INTERVAL ? DAY)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WHERE id = ?;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r>
        <w:t xml:space="preserve">10.3.4 Felhasználó-törlés (soft delete + grace period)</w:t>
      </w:r>
    </w:p>
    <w:p>
      <w:pPr>
        <w:spacing w:after="120" w:line="280"/>
        <w:jc w:val="both"/>
      </w:pPr>
      <w:r>
        <w:t xml:space="preserve">A törlés nem azonnal véglegesít — egy 7 napos grace period indul. A pending_deletion_until mező kitöltődik, és a felhasználó nem tud bejelentkezni. Hourly cron eltávolítja a fiókot, amennyiben pending_deletion_until &lt; NOW(). A grace period alatt az admin még visszavonhatja a törlést a Várólistából (zöld 🔄 gomb).</w:t>
      </w:r>
    </w:p>
    <w:p>
      <w:pPr>
        <w:pStyle w:val="Heading2"/>
        <w:spacing w:after="160" w:before="300"/>
      </w:pPr>
      <w:r>
        <w:t xml:space="preserve">10.4 Chat moderáció</w:t>
      </w:r>
    </w:p>
    <w:p>
      <w:pPr>
        <w:spacing w:after="120" w:line="280"/>
        <w:jc w:val="both"/>
      </w:pPr>
      <w:r>
        <w:t xml:space="preserve">Az admin panel Moderáció &gt; Chat moderálás felületén az adminok átnézhetik a chat-bejelentéseket. Minden bejelentésnél négy döntési lehetőség van: Engedélyezés (a tartalom rendben van — a bejelentő 5 órás mute-ot kap), Maszkolás (a tartalom maszkolt marad — auto-strike a feladónak), Törlés (admin-strike a feladónak, manual ban escalation a 3-csapás rendszer szerint), Tiltott szavakhoz hozzáadás (a kiválasztott szavak bekerülnek a dynamic blocklistbe).</w:t>
      </w:r>
    </w:p>
    <w:p>
      <w:pPr>
        <w:pStyle w:val="Heading2"/>
        <w:spacing w:after="160" w:before="300"/>
      </w:pPr>
      <w:r>
        <w:t xml:space="preserve">10.5 Profilkép-moderáció</w:t>
      </w:r>
    </w:p>
    <w:p>
      <w:pPr>
        <w:spacing w:after="120" w:line="280"/>
        <w:jc w:val="both"/>
      </w:pPr>
      <w:r>
        <w:t xml:space="preserve">A Moderáció &gt; Profilképek listán szerepelnek a pending státuszú feltöltések. Az admin három választása van: Jóváhagyás (a kép profile_image-ként megjelenik), Elutasítás (kötelező 10+ karakteres indokkal — a kép visszaáll alapértelmezettre), Diszkrekció (eldobja a feltöltést, nem zavarja meg a felhasználót).</w:t>
      </w:r>
    </w:p>
    <w:p>
      <w:pPr>
        <w:pStyle w:val="Heading2"/>
        <w:spacing w:after="160" w:before="300"/>
      </w:pPr>
      <w:r>
        <w:t xml:space="preserve">10.6 Karbantartási mód</w:t>
      </w:r>
    </w:p>
    <w:p>
      <w:pPr>
        <w:spacing w:after="120" w:line="280"/>
        <w:jc w:val="both"/>
      </w:pPr>
      <w:r>
        <w:t xml:space="preserve">A site_settings tábla maintenance_mode oszlopa egy globális kapcsoló. Ha BE van kapcsolva, a maintenanceGuard middleware minden nem-admin kérést 503-mal lő vissza. Az admin panel „Beállítások" oldalán be/ki kapcsolható, és egy 30 másodperces in-memory cache TTL biztosítja, hogy a változás gyorsan, de nem azonnali DB-poll-okkal érvényesüljön.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site_settings — egy soros tábla, id=1 mindig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site_settings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TINYINT PRIMARY KEY DEFAULT 1,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site_name VARCHAR(100) NOT NULL DEFAULT 'MattMester',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support_email VARCHAR(150) NOT NULL DEFAULT 'mattmester.support@gmail.com',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default_language ENUM('hu','en') NOT NULL DEFAULT 'hu',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timezone VARCHAR(64) NOT NULL DEFAULT 'Europe/Budapest',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registration_enabled BOOLEAN NOT NULL DEFAULT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maintenance_mode BOOLEAN NOT NULL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updated_at TIMESTAMP DEFAULT CURRENT_TIMESTAMP ON UPDATE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updated_by 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CHECK (id = 1),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(updated_by) REFERENCES users(id) ON DELETE SET NULL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maintenance.html oldal egy felhasználóbarát „karbantartás alatt" lap, amely automatikusan 30 másodpercenként ellenőrzi, hogy a karbantartás véget ért-e. A „Fejlesztő vagyok" gomb pedig admin-bejelentkezésre ad lehetőséget — így az admin a karbantartás alatt is be tud lépni a panelba.</w:t>
      </w:r>
    </w:p>
    <w:p>
      <w:pPr>
        <w:pStyle w:val="Heading2"/>
        <w:spacing w:after="160" w:before="300"/>
      </w:pPr>
      <w:r>
        <w:t xml:space="preserve">10.7 Bejelentkezési napló</w:t>
      </w:r>
    </w:p>
    <w:p>
      <w:pPr>
        <w:spacing w:after="120" w:line="280"/>
        <w:jc w:val="both"/>
      </w:pPr>
      <w:r>
        <w:t xml:space="preserve">Az admin panel Bejelentkezések oldala összegyűjti az utolsó N sikeres és sikertelen bejelentkezést. Szűrhető IP cím, felhasználónév, dátum-tartomány és státusz (success/failed/all) szerint. A backend a user_log tábla login és login_failed eseményeit lekéri, majd a klasszikus IP-geolokáció (classifyIp) post-fetch fázissal címkézi a sorokat.</w:t>
      </w:r>
    </w:p>
    <w:p>
      <w:pPr>
        <w:pStyle w:val="Heading2"/>
        <w:spacing w:after="160" w:before="300"/>
      </w:pPr>
      <w:r>
        <w:t xml:space="preserve">10.8 IP blokk</w:t>
      </w:r>
    </w:p>
    <w:p>
      <w:pPr>
        <w:spacing w:after="120" w:line="280"/>
        <w:jc w:val="both"/>
      </w:pPr>
      <w:r>
        <w:t xml:space="preserve">Az ip_blocks tábla hard IP blokkokat tárol. Ha egy felhasználó IP-je felkerül erre a listára, a request-szintű ipBlockGuard middleware HTTP 403-at ad vissza minden hívásra. A blokkok az admin panel Riasztások oldaláról hozhatók létre — az alert IP-jére kattintva indul a blokkolási folyamat.</w:t>
      </w:r>
    </w:p>
    <w:p>
      <w:pPr>
        <w:pStyle w:val="Heading2"/>
        <w:spacing w:after="160" w:before="300"/>
      </w:pPr>
      <w:r>
        <w:t xml:space="preserve">10.9 Audit log és alert log</w:t>
      </w:r>
    </w:p>
    <w:p>
      <w:pPr>
        <w:spacing w:after="120" w:line="280"/>
        <w:jc w:val="both"/>
      </w:pPr>
      <w:r>
        <w:t xml:space="preserve">Két fő audit-stream van: az admin_audit_log az adminok minden mutáló műveletét rögzíti (action, target_type, target_id, before_state, after_state, success, ip, user_agent), míg az admin_alert_log a gyanús eseményeket tárolja (jogosulatlan próbálkozás, lejárt token, rate-eszkaláció, suspicious_pattern).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-- admin_audit_log tábla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admin_audit_log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BIGINT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actor_user_id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actor_username VARCHAR(50)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action VARCHAR(64)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severity ENUM('info','warning','critical') DEFAULT 'info',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target_type VARCHAR(32)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target_id BIGINT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target_label VARCHAR(120)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reason VARCHAR(1000)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before_state JSON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after_state JSON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success BOOLEAN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error_code VARCHAR(64)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ip_address VARCHAR(45)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user_agent VARCHAR(255)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request_id CHAR(26)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occurred_at TIMESTAMP(3) DEFAULT CURRENT_TIMESTAMP(3),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(actor_user_id) REFERENCES users(id) ON DELETE RESTRICT,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idx_aal_occurred (occurred_at),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idx_aal_actor_time (actor_user_id, 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idx_aal_action_time (action, 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idx_aal_target (target_type, target_id, occurred_at),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idx_aal_severity_time (severity, occurred_at)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reason mező kötelezően kitöltött (min. 10 karakter), és a indítóoknak elegendő részletességgel kell magyarázni a műveletet. A request_id ULID-formátumú azonosító, amellyel egy adott HTTP-kérés végigkövethető a logokban.</w:t>
      </w:r>
    </w:p>
    <w:p>
      <w:pPr>
        <w:pStyle w:val="Heading2"/>
        <w:spacing w:after="160" w:before="300"/>
      </w:pPr>
      <w:r>
        <w:t xml:space="preserve">10.10 Tesztelés a panelből</w:t>
      </w:r>
    </w:p>
    <w:p>
      <w:pPr>
        <w:spacing w:after="120" w:line="280"/>
        <w:jc w:val="both"/>
      </w:pPr>
      <w:r>
        <w:t xml:space="preserve">Az admin panel „Tesztek" oldala a Jest unit- és integrációs tesztek futtatását teszi lehetővé közvetlenül a UI-ról. A test_runs tábla tartja nyilván az utolsó futtatásokat (started_at, finished_at, status, total/passed/failed/skipped, duration_ms, raw_summary JSON). Mutex biztosítja, hogy egyszerre csak egy run fusson — addig új indítás 409 Conflict-tel elutasul.</w:t>
      </w:r>
    </w:p>
    <w:p>
      <w:pPr>
        <w:pStyle w:val="Heading2"/>
        <w:spacing w:after="160" w:before="300"/>
      </w:pPr>
      <w:r>
        <w:t xml:space="preserve">10.11 Riasztás-rendszer</w:t>
      </w:r>
    </w:p>
    <w:p>
      <w:pPr>
        <w:spacing w:after="120" w:line="280"/>
        <w:jc w:val="both"/>
      </w:pPr>
      <w:r>
        <w:t xml:space="preserve">Az admin_alert_log a biztonsági monitoring egyik fő pillére. A backend automatikusan riasztásokat hoz létre az alábbi esetekben: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unauthorized: nem-admin felhasználó próbál admin végpontot hívni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rate_escalated: egy IP vagy user túllépte a rate-limit küszöböt — automatikus 5x szorzó kerül a multiplikátorra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token_invalid: hibás vagy lejárt admin step-up token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suspicious_pattern: brute-force jellegű próbálkozás (pl. 50 sikertelen login 10 perc alatt)</w:t>
      </w:r>
    </w:p>
    <w:p>
      <w:pPr>
        <w:spacing w:after="120" w:line="280"/>
        <w:jc w:val="both"/>
      </w:pPr>
      <w:r>
        <w:t xml:space="preserve">Az alert-ek dismiss-elhetők (dismissed_at, dismissed_by_user_id), és tömegesen is — egy „mind tisztáz" gomb megjelöli az összes függő riasztást.</w:t>
      </w:r>
    </w:p>
    <w:p>
      <w:pPr>
        <w:pStyle w:val="Heading1"/>
        <w:pageBreakBefore/>
        <w:spacing w:after="200" w:before="400"/>
      </w:pPr>
      <w:r>
        <w:t xml:space="preserve">11. Backend architektúra</w:t>
      </w:r>
    </w:p>
    <w:p>
      <w:pPr>
        <w:pStyle w:val="Heading2"/>
        <w:spacing w:after="160" w:before="300"/>
      </w:pPr>
      <w:r>
        <w:t xml:space="preserve">11.1 A szerver belépőpontja</w:t>
      </w:r>
    </w:p>
    <w:p>
      <w:pPr>
        <w:spacing w:after="120" w:line="280"/>
        <w:jc w:val="both"/>
      </w:pPr>
      <w:r>
        <w:t xml:space="preserve">A backend belépőpontja a server.js fájl. Itt történik az Express példány létrehozása, a session-middleware konfigurációja, a router-ek bekötése és a HTTP szerver elindítása. Az alábbi részlet a kulcsfontosságú részeket mutatja: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require('express');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session = require('express-session');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path = require('path');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{ initDatabase } = require('./sql/database');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app = express();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ip = '127.0.0.1';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port = 3000;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app.use(express.json());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app.set('trust proxy', 1);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app.use(session({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secret: process.env.SESSION_SECRET || 'fallback-secret',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resave: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saveUninitialized: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cookie: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maxAge: 1000 * 60 * 60 * 24,  // 1 nap default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httpOnly: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secure: false,                // élesben true (HTTPS)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sameSite: 'lax'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API endpointok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endpoints = require('./api/api.js');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app.use('/api', endpoints);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Sakk endpointok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app.use('/api/chess', require('./api/chess_api.js'));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Statikus fájlok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app.use(express.static(path.join(__dirname, '../frontend')));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initDatabase().then(()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app.listen(port, ip, ()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console.log(`Szerver fut: http://${ip}:${port}`);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11.2 Router struktúra</w:t>
      </w:r>
    </w:p>
    <w:p>
      <w:pPr>
        <w:spacing w:after="120" w:line="280"/>
        <w:jc w:val="both"/>
      </w:pPr>
      <w:r>
        <w:t xml:space="preserve">A backend/api/api.js egy fő router, amely a végpontokat témakör szerint külön fájlokba bontja: auth (login/register/logout), profile, security, players, friends, chat, admin, notifications, public, reports. Minden route fájl egy Express Router példányt exportál.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backend/api/api.js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express = require('express');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router = express.Router();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authRoutes = require('./routes/auth.js');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profileRoutes = require('./routes/profile.js');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securityRoutes = require('./routes/security.js');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playersRoutes = require('./routes/players.js');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friendsRoutes = require('./routes/friends.js');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chatRoutes = require('./routes/chat.js');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adminRoutes = require('./routes/admin');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notificationsRoutes = require('./routes/notifications.js');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publicRoutes = require('./routes/public.js');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reportsRoutes = require('./routes/reports.js');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{ maintenanceGuard } = require('./middleware/maintenanceGuard.js');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Maintenance guard: ha maintenance_mode TRUE,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a nem-admin keresest 503-mal lojuk vissza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router.use(maintenanceGuard());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router.use('/admin', adminRoutes);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router.use(publicRoutes);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router.use(authRoutes);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router.use(profileRoutes);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router.use(securityRoutes);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router.use(playersRoutes);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router.use(friendsRoutes);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router.use(chatRoutes);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router.use(notificationsRoutes);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router.use(reportsRoutes);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module.exports = router;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11.3 Middleware láncolat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Middleware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express.json()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JSON body parser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Cookie-alapú session tárolás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maintenanceGuard()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alatt 503-at ad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ipBlockGuard()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Hard IP blokkok ellenőrzése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apiGuard / pageGuard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Bejelentkezés szükséges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adminGuard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role + step-up token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requireVerifiedEmail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Verifikált email szükséges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Per-IP / per-user rate limit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requireReasonOnMutate</w:t>
            </w:r>
          </w:p>
        </w:tc>
        <w:tc>
          <w:tcPr>
            <w:tcW w:type="dxa" w:w="5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Kötelező indok admin műveletekhez</w:t>
            </w:r>
          </w:p>
        </w:tc>
      </w:tr>
    </w:tbl>
    <w:p>
      <w:pPr>
        <w:pStyle w:val="Heading2"/>
        <w:spacing w:after="160" w:before="300"/>
      </w:pPr>
      <w:r>
        <w:t xml:space="preserve">11.4 Sakkmotor architektúra</w:t>
      </w:r>
    </w:p>
    <w:p>
      <w:pPr>
        <w:spacing w:after="120" w:line="280"/>
        <w:jc w:val="both"/>
      </w:pPr>
      <w:r>
        <w:t xml:space="preserve">A chess/ könyvtár teljes egészében szerver-oldali sakkmotor. A modulok felelősségei: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rPr>
          <w:tblHeader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Felelősség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state.js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Játék-objektumok in-memory tárolása, jatekLetrehoz/Keres/Torol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engine.js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Lépés-végrehajtás, sakkszabályok, pozíció-hash, PGN-számítás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logika.js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Mező-támadás, sakk-állapot ellenőrzés, legális lépések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Játékmódok SSOT konfigurációja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timer.js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Szerver-oldali óra, minden 250ms tick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abilities.js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Képesség-rendszer központi belépési pontja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Minimax + alfa-béta bot AI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pvp.js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Socket.IO PvP eseménykezelők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ELO-számítás (Chess.com-szerű)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chess_sql_functions.js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Sakk-specifikus DB műveletek</w:t>
            </w:r>
          </w:p>
        </w:tc>
      </w:tr>
      <w:tr>
        <w:trPr>
          <w:tblHeader w:val="false"/>
        </w:trP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abortHelpers.js</w:t>
            </w:r>
          </w:p>
        </w:tc>
        <w:tc>
          <w:tcPr>
            <w:tcW w:type="dxa" w:w="6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Megszakítás/visszafordítás helper-ek</w:t>
            </w:r>
          </w:p>
        </w:tc>
      </w:tr>
    </w:tbl>
    <w:p>
      <w:pPr>
        <w:pStyle w:val="Heading2"/>
        <w:spacing w:after="160" w:before="300"/>
      </w:pPr>
      <w:r>
        <w:t xml:space="preserve">11.5 In-memory játék-állapotok</w:t>
      </w:r>
    </w:p>
    <w:p>
      <w:pPr>
        <w:spacing w:after="120" w:line="280"/>
        <w:jc w:val="both"/>
      </w:pPr>
      <w:r>
        <w:t xml:space="preserve">A futó sakk-meccsek nem az adatbázisban, hanem szerver-memóriában (Map kollekció) élnek. Ennek oka a teljesítmény: 250ms-enként ticking timer, lépésenkénti validáció, képességek alkalmazása — ezt egy DB-ből nem lehetne kiszolgálni. Csak a meccs lényeges eseményei (induló rekord, befejezés, lépéslista) kerülnek az adatbázisba.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backend/chess/state.js — in-memory tárolás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jatekok = new Map();  // gameId → jatek objektum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let kovetkezoId = 1;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jatekLetrehoz(options = {})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gameId = kovetkezoId++;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modeKey = options.mode || DEFAULT_MODE;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mode = getMode(modeKey);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ranked = mode.rankedAllowed &amp;&amp; options.ranked !== false;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idoStart = mode.ido;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jatek =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gameId,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tabla: [],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koronLevo: 'white',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vege: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enPassant: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utolsoLepes: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atvaltozasVar: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lepesszam: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felLepes: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lepesTortenet: [],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pozicioTortenet: [],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jatekosok: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white: { ido: idoStart, timer: null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black: { ido: idoStart, timer: null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mode: mode.id,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ranked,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abilitiesEnabled: mode.abilities,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bot mezők, pvp mezők,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abilities: mode.abilities ? abilitiesAlapallapot() : null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jatekok.set(gameId, jatek);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{ gameId, jatek };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12. Adatbázis-séma</w:t>
      </w:r>
    </w:p>
    <w:p>
      <w:pPr>
        <w:pStyle w:val="Heading2"/>
        <w:spacing w:after="160" w:before="300"/>
      </w:pPr>
      <w:r>
        <w:t xml:space="preserve">12.1 Áttekintés</w:t>
      </w:r>
    </w:p>
    <w:p>
      <w:pPr>
        <w:spacing w:after="120" w:line="280"/>
        <w:jc w:val="both"/>
      </w:pPr>
      <w:r>
        <w:t xml:space="preserve">A MattMester adatbázisa MySQL-en fut. A séma több nagy csoportra bontható: felhasználók és authentikáció, sakk-meccsek és lépések, képességhasználati napló, közösségi (barátok, blokkolások), chat (üzenetek, bejelentések, blocklist, strikes), értesítések, admin (audit, alert, token, IP block), és site-szintű beállítások. Minden tábla foreign key-ekkel kapcsolódik, a CASCADE / SET NULL / RESTRICT viselkedéseket az integritás szempontjai alapján választottuk meg.</w:t>
      </w:r>
    </w:p>
    <w:p>
      <w:pPr>
        <w:pStyle w:val="Heading2"/>
        <w:spacing w:after="160" w:before="300"/>
      </w:pPr>
      <w:r>
        <w:t xml:space="preserve">12.2 Felhasználók táblája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users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username VARCHAR(50) BINARY UNIQUE NOT NULL,  -- BINARY: case-sensitive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password_hash VARCHAR(255) NOT NULL,           -- bcrypt hash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 VARCHAR(100) UNIQUE,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profile_image VARCHAR(255) DEFAULT '/profile_pictures/default.png',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elo_mattmester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elo_classical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elo_blitz INT DEFAULT 800,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role ENUM('player','admin') DEFAULT 'player',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is_super_admin BOOLEAN NOT NULL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is_banned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ban_reason VARCHAR(255),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banned_until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last_active TIMESTAMP DEFAULT CURRENT_TIMESTAMP ON UPDATE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is_email_verified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email_verification_token_hash VARCHAR(128)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email_verification_token_expires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email_verified_at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reset_password_token VARCHAR(255),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reset_token_expires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chat_report_mute_until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last_login_ip VARCHAR(45)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pending_deletion_until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deleted_by_admin_id 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deleted_reason VARCHAR(500)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idx_users_email_verification_token_hash (email_verification_token_hash)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username BINARY kulcsszava biztosítja, hogy a felhasználónevek case-sensitive-ek (Anna ≠ anna). Az ELO oszlopok kezdő értéke 800. Az is_super_admin egy speciális szuper-admin szerepkör, amely nem vonható vissza más adminoktól.</w:t>
      </w:r>
    </w:p>
    <w:p>
      <w:pPr>
        <w:pStyle w:val="Heading2"/>
        <w:spacing w:after="160" w:before="300"/>
      </w:pPr>
      <w:r>
        <w:t xml:space="preserve">12.3 Játékok és lépések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games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white_player_id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black_player_id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winner_id INT,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time_control VARCHAR(20) DEFAULT '10+0',  -- a games.time_control oszlopba kerul a mode kulcs is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initial_fen VARCHAR(100) DEFAULT 'rnbqkbnr/pppppppp/8/8/8/8/PPPPPPPP/RNBQKBNR w KQkq - 0 1',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current_fen VARCHAR(100),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pgn TEXT,                                  -- teljes meccs PGN-formátumban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start_time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end_time TIMESTAMP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status ENUM('ongoing','finished','abandoned','draw') DEFAULT 'ongoing',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(white_player_id)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(black_player_id)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(winner_id)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idx_games_status (status)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moves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game_id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ply_number INT NOT NULL,           -- fél-lépésszám (sakkmotor szabvány)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san VARCHAR(10) NOT NULL,          -- Standard Algebraic Notation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piece VARCHAR(10),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from_pos VARCHAR(5),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to_pos VARCHAR(5),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fen_after VARCHAR(100) NOT NULL,   -- pozíció a lépés után (replay)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is_capture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is_check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is_checkmate BOOLEAN DEFAULT FALSE,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promotion_piece VARCHAR(10),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timestamp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(game_id) REFERENCES games(id)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idx_moves_game (game_id)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spacing w:after="120" w:line="280"/>
        <w:jc w:val="both"/>
      </w:pPr>
      <w:r>
        <w:t xml:space="preserve">A games.time_control oszlop egy kettős szerepet játszik: tárolja az időkorlát-formátumot (pl. „10+0", „5+0"), de egyúttal a mód-kulcsot is (pl. „mattmester_10p"). Ez kompatibilitási okból van így — a régi DB-knél a time_control oszlop már létezett, és a backend-nek innen kell visszanyerni a mód-konfigurációt.</w:t>
      </w:r>
    </w:p>
    <w:p>
      <w:pPr>
        <w:pStyle w:val="Heading2"/>
        <w:spacing w:after="160" w:before="300"/>
      </w:pPr>
      <w:r>
        <w:t xml:space="preserve">12.4 Statisztikák és képességek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statistics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UNIQUE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wins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losses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draws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abilities_used INT DEFAULT 0,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abilities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name VARCHAR(100) NOT NULL UNIQUE,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description TEXT,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cooldown_turns INT DEFAULT 0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ability_log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game_id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move_id INT,                       -- NULL ha nem konkrét lépéshez kötve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player_id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ability_id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(game_id) REFERENCES games(id)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(move_id) REFERENCES moves(id)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(player_id) REFERENCES users(id),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(ability_id) REFERENCES abilities(id),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idx_ability_log_game (game_id)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12.5 Értesítés-rendszer</w:t>
      </w:r>
    </w:p>
    <w:p>
      <w:pPr>
        <w:spacing w:after="120" w:line="280"/>
        <w:jc w:val="both"/>
      </w:pPr>
      <w:r>
        <w:t xml:space="preserve">A notifications + notification_reads tábla-pár egy single source of truth a badge-számláláshoz és az értesítés-történethez egyaránt. Az új értesítés a notifications-ban születik, az olvasottság pedig a notification_reads-ben (lazy insert: amíg nincs sor, „unread + visible").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notifications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id BIGINT AUTO_INCREMENT PRIMARY KEY,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type VARCHAR(64) NOT NULL,         -- friend_request, chat_message,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audience ENUM('user','multi','global','role','system') NOT NULL DEFAULT 'user',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target_user_id INT NULL,           -- NULL = broadcast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target_role ENUM('player','admin')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sender_user_id INT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title VARCHAR(160)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message VARCHAR(500)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payload JSON NULL,                 -- forward-compatible bővítés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severity ENUM('info','success','warning','error') DEFAULT 'info',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created_at TIMESTAMP DEFAULT CURRENT_TIMESTAMP,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(target_user_id)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(sender_user_id) REFERENCES users(id) ON DELETE SET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idx_notifications_target_user_created (target_user_id, created_at),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idx_notifications_audience_created (audience, created_at),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idx_notifications_role_created (target_role, created_at)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TABLE notification_reads 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notification_id BIGINT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user_id INT NOT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read_at TIMESTAMP NULL DEFAULT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dismissed_at TIMESTAMP NULL DEFAULT NULL,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PRIMARY KEY (notification_id, user_id),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(notification_id) REFERENCES notifications(id)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FOREIGN KEY (user_id) REFERENCES users(id) ON DELETE CASCADE,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idx_notification_reads_user (user_id),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INDEX idx_notification_reads_dismissed (user_id, dismissed_at)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12.6 Felhasználói tevékenység-napló</w:t>
      </w:r>
    </w:p>
    <w:p>
      <w:pPr>
        <w:spacing w:after="120" w:line="280"/>
        <w:jc w:val="both"/>
      </w:pPr>
      <w:r>
        <w:t xml:space="preserve">A user_log tábla minden felhasználói eseményt tárol: bejelentkezés, kijelentkezés, jelszóváltás, profil-szerkesztés, barátkérés, meccs-eredmény stb. Ez az alapja a Security &amp; Activity History szekciónak a profil oldalon, és ide indexel az admin Bejelentkezések oldal is.</w:t>
      </w:r>
    </w:p>
    <w:p>
      <w:pPr>
        <w:pStyle w:val="Heading2"/>
        <w:spacing w:after="160" w:before="300"/>
      </w:pPr>
      <w:r>
        <w:t xml:space="preserve">12.7 Migrációk és kompatibilitás</w:t>
      </w:r>
    </w:p>
    <w:p>
      <w:pPr>
        <w:spacing w:after="120" w:line="280"/>
        <w:jc w:val="both"/>
      </w:pPr>
      <w:r>
        <w:t xml:space="preserve">A backend/sql/database.js runMigrations() függvénye az alkalmazás indulásakor automatikusan futtat migrációs lépéseket. Ezek a régebbi DB-séma vásárlóinak (vagy fejlesztői ágaknak) szólnak: pl. egy elo_MM oszlop átnevezése elo_classical-re, új oszlopok hozzáadása ALTER TABLE-vel ha még nem léteznek.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function runMigrations()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Régi elo_MM → elo_classical átnevezés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renames = [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['elo_MM',     'elo_classical'],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['elo_bullet', 'elo_blitz']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for (const [oldName, newName] of renames)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const [rows] = await pool.execute(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`SELECT COLUMN_NAME FROM INFORMATION_SCHEMA.COLUMNS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WHERE TABLE_SCHEMA = DATABASE() AND TABLE_NAME = 'users'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AND COLUMN_NAME = ?`,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[oldName]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if (rows.length &gt; 0)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await pool.execute(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    `ALTER TABLE users CHANGE \`${oldName}\` \`${newName}\` INT DEFAULT 800`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// Új oszlopok hozzáadása ha még nem léteznek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newColumns = [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['elo_mattmester',         'INT DEFAULT 800'],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['is_super_admin',         'BOOLEAN NOT NULL DEFAULT FALSE'],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['pending_deletion_until', 'TIMESTAMP NULL DEFAULT NULL'],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// …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];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1"/>
        <w:pageBreakBefore/>
        <w:spacing w:after="200" w:before="400"/>
      </w:pPr>
      <w:r>
        <w:t xml:space="preserve">13. Socket.IO real-time protokoll</w:t>
      </w:r>
    </w:p>
    <w:p>
      <w:pPr>
        <w:pStyle w:val="Heading2"/>
        <w:spacing w:after="160" w:before="300"/>
      </w:pPr>
      <w:r>
        <w:t xml:space="preserve">13.1 Kapcsolat-felépítés</w:t>
      </w:r>
    </w:p>
    <w:p>
      <w:pPr>
        <w:spacing w:after="120" w:line="280"/>
        <w:jc w:val="both"/>
      </w:pPr>
      <w:r>
        <w:t xml:space="preserve">A kliens a socketClient.js betöltésekor automatikusan kapcsolódik a backendhez. A handshake során két azonosítót küld: clientId (böngésző-szintű, localStorage-ban tárolva) és tabId (fül-szintű, sessionStorage-ban). Ezzel a backend külön tudja kezelni egy felhasználó több böngészőfülét.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frontend/javascript/socketClient.js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socket = globalScope.io({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auth: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clientId: socketState.clientId,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tabId: socketState.tabId,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page: socketState.page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transports: ['websocket', 'polling']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socket.on('connect', () =&gt;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socketState.connected = true;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socketState.socketId = socket.id;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emitClientReady(socket, socketState);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emitClientReady(socket, state)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socket.emit('socket:sync',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clientId: state.clientId,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tabId: state.tabId,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page: state.page,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title: globalScope.document?.title || null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socket.emit('presence:subscribe');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socket.emit('notification:subscribe');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r>
        <w:t xml:space="preserve">13.2 Esemény-kategóriák</w:t>
      </w:r>
    </w:p>
    <w:p>
      <w:pPr>
        <w:spacing w:after="120" w:line="280"/>
        <w:jc w:val="both"/>
      </w:pPr>
      <w:r>
        <w:t xml:space="preserve">A socket-események logikai csoportokra bonthatók. Mindegyik csoport egy adott funkció valós idejű kommunikációját biztosítja.</w:t>
      </w:r>
    </w:p>
    <w:p>
      <w:pPr>
        <w:pStyle w:val="Heading3"/>
        <w:spacing w:after="120" w:before="200"/>
      </w:pPr>
      <w:r>
        <w:t xml:space="preserve">13.2.1 Presence események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/>
          <w:bCs/>
        </w:rPr>
        <w:t xml:space="preserve">presence:subscribe </w:t>
      </w:r>
      <w:r>
        <w:t xml:space="preserve">— a kliens feliratkozik az online jelenlét frissítésekre.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onsolas" w:cs="Consolas" w:eastAsia="Consolas" w:hAnsi="Consolas"/>
          <w:b/>
          <w:bCs/>
        </w:rPr>
        <w:t xml:space="preserve">presence:state </w:t>
      </w:r>
      <w:r>
        <w:t xml:space="preserve">— a backend küldi: online users / tabs / sockets snapshot.</w:t>
      </w:r>
    </w:p>
    <w:p>
      <w:pPr>
        <w:pStyle w:val="Heading3"/>
        <w:spacing w:after="120" w:before="200"/>
      </w:pPr>
      <w:r>
        <w:t xml:space="preserve">13.2.2 Sakk események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 meghívása meccsre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chess:invite:received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érkezett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chess:invite:accept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elfogadása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chess:invite:expired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60mp-cel lejárt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chess:queue:join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Random matchmaking queue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chess:queue:leave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Kilépés a queue-ból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chess:game:start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Meccs indul (mindkét félnek)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chess:move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Lépés végrehajtása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chess:state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Állapot-szinkron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chess:ability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Képesség aktiválása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chess:draw:offer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Döntetlen ajánlat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chess:resign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Feladás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chess:rejoin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Visszacsatlakozás aktív meccshez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chess:rejoin:none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Nincs aktív meccs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chess:chat:send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Ingame chat üzenet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chess:chat:message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ingame chat üzenet</w:t>
            </w:r>
          </w:p>
        </w:tc>
      </w:tr>
    </w:tbl>
    <w:p>
      <w:pPr>
        <w:pStyle w:val="Heading3"/>
        <w:spacing w:after="120" w:before="200"/>
      </w:pPr>
      <w:r>
        <w:t xml:space="preserve">13.2.3 Chat (DM) események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chat:join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 szobához csatlakozás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chat:leave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Kilépés a szobából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chat:message:new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DM üzenet érkezett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chat:unread:update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Olvasatlan szám frissítés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chat:report:muted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Bejelentés mute aktiválva (5h)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chat:conversation:deleted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Beszélgetés törlés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chat:list:refresh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Conversation lista újratöltés</w:t>
            </w:r>
          </w:p>
        </w:tc>
      </w:tr>
    </w:tbl>
    <w:p>
      <w:pPr>
        <w:pStyle w:val="Heading3"/>
        <w:spacing w:after="120" w:before="200"/>
      </w:pPr>
      <w:r>
        <w:t xml:space="preserve">13.2.4 Értesítések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00"/>
        <w:gridCol w:w="1400"/>
        <w:gridCol w:w="4260"/>
      </w:tblGrid>
      <w:tr>
        <w:trPr>
          <w:tblHeader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notification:subscribe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 → 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Feliratkozás push-ra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notification:push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értesítés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notification:badge:update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Authoritative badge szám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notification:dismissed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Multi-tab szinkron (egy dismiss)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notification:dismissed-all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Az összes dismiss</w:t>
            </w:r>
          </w:p>
        </w:tc>
      </w:tr>
      <w:tr>
        <w:trPr>
          <w:tblHeader w:val="false"/>
        </w:trPr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notification:reset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Session-váltás → cache törlés</w:t>
            </w:r>
          </w:p>
        </w:tc>
      </w:tr>
    </w:tbl>
    <w:p>
      <w:pPr>
        <w:pStyle w:val="Heading3"/>
        <w:spacing w:after="120" w:before="200"/>
      </w:pPr>
      <w:r>
        <w:t xml:space="preserve">13.2.5 Admin/rendszer események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400"/>
        <w:gridCol w:w="44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Esemény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Irány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user:force-logout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force-kilépteti a usert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user:banned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Tiltás aktiválódott — átirányít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user:deleted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elindult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user:profile:adminEdit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módosította a profilt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user:profile:imageReviewed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Profilkép jóváhagyva/elutasítva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maintenance:countdown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visszaszámlálás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maintenance:enforce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aktiválódott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maintenance:cancelled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visszavonva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stats:public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Publikus statisztika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stats:admin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 → C</w:t>
            </w:r>
          </w:p>
        </w:tc>
        <w:tc>
          <w:tcPr>
            <w:tcW w:type="dxa" w:w="4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statisztika</w:t>
            </w:r>
          </w:p>
        </w:tc>
      </w:tr>
    </w:tbl>
    <w:p>
      <w:pPr>
        <w:pStyle w:val="Heading2"/>
        <w:spacing w:after="160" w:before="300"/>
      </w:pPr>
      <w:r>
        <w:t xml:space="preserve">13.3 Reconnect logika</w:t>
      </w:r>
    </w:p>
    <w:p>
      <w:pPr>
        <w:spacing w:after="120" w:line="280"/>
        <w:jc w:val="both"/>
      </w:pPr>
      <w:r>
        <w:t xml:space="preserve">A Socket.IO beépített reconnect mechanikája 5 próbálkozást tesz exponenciális visszalépéssel. A kliens minden próbálkozásnál frissíti a UI-t (reconnectAttempts state), és sikeres újra-csatlakozás után emitClientReady újraindítja a feliratkozásokat.</w:t>
      </w:r>
    </w:p>
    <w:p>
      <w:pPr>
        <w:pStyle w:val="Heading2"/>
        <w:spacing w:after="160" w:before="300"/>
      </w:pPr>
      <w:r>
        <w:t xml:space="preserve">13.4 Session változás socket-szinten</w:t>
      </w:r>
    </w:p>
    <w:p>
      <w:pPr>
        <w:spacing w:after="120" w:line="280"/>
        <w:jc w:val="both"/>
      </w:pPr>
      <w:r>
        <w:t xml:space="preserve">Login/logout esetén a syncSocketContextOrReconnect helper egy „forceReconnect" paramétert vesz fel. Ez a teljes socket-kapcsolatot megszakítja és újat épít — szükséges, mert az express-session saveUninitialized: false miatt a HTTP login után az új session-cookie csak a következő handshake-en jut el a szerverhez.</w:t>
      </w:r>
    </w:p>
    <w:p>
      <w:pPr>
        <w:pStyle w:val="Heading1"/>
        <w:pageBreakBefore/>
        <w:spacing w:after="200" w:before="400"/>
        <w:rPr>
          <w:ins w:id="90001" w:author="Claude" w:date="2026-05-04T21:52:33Z"/>
        </w:rPr>
      </w:pPr>
      <w:ins w:id="90002" w:author="Claude" w:date="2026-05-04T21:52:33Z">
        <w:r>
          <w:t xml:space="preserve">14. Kliensoldali infrastruktúra</w:t>
        </w:r>
      </w:ins>
    </w:p>
    <w:p>
      <w:pPr>
        <w:spacing w:after="120" w:line="280"/>
        <w:jc w:val="both"/>
        <w:rPr>
          <w:ins w:id="90003" w:author="Claude" w:date="2026-05-04T21:52:33Z"/>
        </w:rPr>
      </w:pPr>
      <w:ins w:id="90004" w:author="Claude" w:date="2026-05-04T21:52:33Z">
        <w:r>
          <w:t xml:space="preserve">Az eddigi fejezetek főként a backend (sakkmotor, adatbázis, Socket.IO szerver) és az egyes felhasználói folyamatok (regisztráció, profil, admin panel) leírására koncentráltak. Ez a fejezet a kliens-oldali keresztrétegű (cross-cutting) modulokat foglalja össze — azokat a JavaScript egységeket, amelyeket gyakorlatilag minden HTML oldal (index, profile, admin, chess) betölt, és amelyek nélkül a többi modul sem működne helyesen. Ezek a modulok nem egyetlen funkcióhoz kötődnek, hanem a teljes kliens infrastruktúráját biztosítják: kétnyelvűség, közös modálok, navbar, toast-ok, admin token-flow.</w:t>
        </w:r>
      </w:ins>
    </w:p>
    <w:p>
      <w:pPr>
        <w:pStyle w:val="Heading2"/>
        <w:spacing w:after="160" w:before="300"/>
        <w:rPr>
          <w:ins w:id="90005" w:author="Claude" w:date="2026-05-04T21:52:33Z"/>
        </w:rPr>
      </w:pPr>
      <w:ins w:id="90006" w:author="Claude" w:date="2026-05-04T21:52:33Z">
        <w:r>
          <w:t xml:space="preserve">14.1 Kétnyelvűség (i18n)</w:t>
        </w:r>
      </w:ins>
    </w:p>
    <w:p>
      <w:pPr>
        <w:spacing w:after="120" w:line="280"/>
        <w:jc w:val="both"/>
        <w:rPr>
          <w:ins w:id="90007" w:author="Claude" w:date="2026-05-04T21:52:33Z"/>
        </w:rPr>
      </w:pPr>
      <w:ins w:id="90008" w:author="Claude" w:date="2026-05-04T21:52:33Z">
        <w:r>
          <w:t xml:space="preserve">A platform két nyelvet támogat: magyart (alapértelmezett) és angolt. A nyelvi rendszer a frontend/javascript/i18n.js modul köré épül, amely egyetlen globális objektumot exponál: window.MattMesterI18n. A nyelv-választás localStorage-ban perzisztál (mattmester.lang kulcs), így az újratöltések között is megmarad. A támogatott nyelvek listája a SUPPORTED konstansban él (jelenleg 'hu' és 'en').</w:t>
        </w:r>
      </w:ins>
    </w:p>
    <w:p>
      <w:pPr>
        <w:spacing w:after="120" w:line="280"/>
        <w:jc w:val="both"/>
        <w:rPr>
          <w:ins w:id="90009" w:author="Claude" w:date="2026-05-04T21:52:33Z"/>
        </w:rPr>
      </w:pPr>
      <w:ins w:id="90010" w:author="Claude" w:date="2026-05-04T21:52:33Z">
        <w:r>
          <w:t xml:space="preserve">Az i18n modul publikus API-ja: </w:t>
        </w:r>
        <w:r>
          <w:rPr>
            <w:b/>
          </w:rPr>
          <w:t xml:space="preserve">MattMesterI18n.t(key, fallback)</w:t>
        </w:r>
        <w:r>
          <w:t xml:space="preserve"> — kulcs alapú fordítás kötelező értéklekérdezéshez; </w:t>
        </w:r>
        <w:r>
          <w:rPr>
            <w:b/>
          </w:rPr>
          <w:t xml:space="preserve">MattMesterI18n.tx(hu, en)</w:t>
        </w:r>
        <w:r>
          <w:t xml:space="preserve"> — inline HU/EN váltó kulcs nélkül (toastokhoz, validációs üzenetekhez); </w:t>
        </w:r>
        <w:r>
          <w:rPr>
            <w:b/>
          </w:rPr>
          <w:t xml:space="preserve">MattMesterI18n.set(lang)</w:t>
        </w:r>
        <w:r>
          <w:t xml:space="preserve"> — nyelvváltás futás közben; </w:t>
        </w:r>
        <w:r>
          <w:rPr>
            <w:b/>
          </w:rPr>
          <w:t xml:space="preserve">MattMesterI18n.onLangChange(fn)</w:t>
        </w:r>
        <w:r>
          <w:t xml:space="preserve"> — callback regisztráció nyelvváltáskor; </w:t>
        </w:r>
        <w:r>
          <w:rPr>
            <w:b/>
          </w:rPr>
          <w:t xml:space="preserve">MattMesterI18n.formatDate / formatDateTime</w:t>
        </w:r>
        <w:r>
          <w:t xml:space="preserve"> — locale-szintű dátumformázás (hu-HU vagy en-GB).</w:t>
        </w:r>
      </w:ins>
    </w:p>
    <w:p>
      <w:pPr>
        <w:pStyle w:val="Heading2"/>
        <w:spacing w:after="160" w:before="300"/>
        <w:rPr>
          <w:ins w:id="90011" w:author="Claude" w:date="2026-05-04T21:52:33Z"/>
        </w:rPr>
      </w:pPr>
      <w:ins w:id="90012" w:author="Claude" w:date="2026-05-04T21:52:33Z">
        <w:r>
          <w:t xml:space="preserve">14.1.1 Deklaratív fordítás HTML-ből</w:t>
        </w:r>
      </w:ins>
    </w:p>
    <w:p>
      <w:pPr>
        <w:spacing w:after="120" w:line="280"/>
        <w:jc w:val="both"/>
        <w:rPr>
          <w:ins w:id="90013" w:author="Claude" w:date="2026-05-04T21:52:33Z"/>
        </w:rPr>
      </w:pPr>
      <w:ins w:id="90014" w:author="Claude" w:date="2026-05-04T21:52:33Z">
        <w:r>
          <w:t xml:space="preserve">A statikus HTML elemek fordítása attribútumokkal történik. Három különböző attribútum létezik az eltérő használati esetekre. A data-i18n attribútum az elem szöveges tartalmát cseréli a fordított értékre. A data-i18n-html az innerHTML-t cseréli (ha a fordítás HTML-jelölést is tartalmaz). A data-i18n-attr egy attribútumot fordít le, vesszővel elválasztott pár(ok) formájában: 'attr:key' — például placeholder, title vagy aria-label fordítására.</w:t>
        </w:r>
      </w:ins>
    </w:p>
    <w:p>
      <w:pPr>
        <w:spacing w:after="80" w:line="260"/>
        <w:rPr>
          <w:ins w:id="90015" w:author="Claude" w:date="2026-05-04T21:52:33Z"/>
        </w:rPr>
      </w:pPr>
      <w:ins w:id="90016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&lt;!-- text content fordítása --&gt;</w:t>
        </w:r>
      </w:ins>
    </w:p>
    <w:p>
      <w:pPr>
        <w:spacing w:after="80" w:line="260"/>
        <w:rPr>
          <w:ins w:id="90017" w:author="Claude" w:date="2026-05-04T21:52:33Z"/>
        </w:rPr>
      </w:pPr>
      <w:ins w:id="90018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&lt;span data-i18n="nav.greeting"&gt;Szia&lt;/span&gt;</w:t>
        </w:r>
      </w:ins>
    </w:p>
    <w:p>
      <w:pPr>
        <w:spacing w:after="80" w:line="260"/>
        <w:rPr>
          <w:ins w:id="90019" w:author="Claude" w:date="2026-05-04T21:52:33Z"/>
        </w:rPr>
      </w:pPr>
      <w:ins w:id="90020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</w:t>
        </w:r>
      </w:ins>
    </w:p>
    <w:p>
      <w:pPr>
        <w:spacing w:after="80" w:line="260"/>
        <w:rPr>
          <w:ins w:id="90021" w:author="Claude" w:date="2026-05-04T21:52:33Z"/>
        </w:rPr>
      </w:pPr>
      <w:ins w:id="90022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&lt;!-- attribútum fordítása --&gt;</w:t>
        </w:r>
      </w:ins>
    </w:p>
    <w:p>
      <w:pPr>
        <w:spacing w:after="80" w:line="260"/>
        <w:rPr>
          <w:ins w:id="90023" w:author="Claude" w:date="2026-05-04T21:52:33Z"/>
        </w:rPr>
      </w:pPr>
      <w:ins w:id="90024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&lt;input data-i18n-attr="placeholder:auth.username_ph" placeholder="Felhasználónév"&gt;</w:t>
        </w:r>
      </w:ins>
    </w:p>
    <w:p>
      <w:pPr>
        <w:spacing w:after="80" w:line="260"/>
        <w:rPr>
          <w:ins w:id="90025" w:author="Claude" w:date="2026-05-04T21:52:33Z"/>
        </w:rPr>
      </w:pPr>
      <w:ins w:id="90026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</w:t>
        </w:r>
      </w:ins>
    </w:p>
    <w:p>
      <w:pPr>
        <w:spacing w:after="80" w:line="260"/>
        <w:rPr>
          <w:ins w:id="90027" w:author="Claude" w:date="2026-05-04T21:52:33Z"/>
        </w:rPr>
      </w:pPr>
      <w:ins w:id="90028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&lt;!-- HTML tartalom fordítása --&gt;</w:t>
        </w:r>
      </w:ins>
    </w:p>
    <w:p>
      <w:pPr>
        <w:spacing w:after="80" w:line="260"/>
        <w:rPr>
          <w:ins w:id="90029" w:author="Claude" w:date="2026-05-04T21:52:33Z"/>
        </w:rPr>
      </w:pPr>
      <w:ins w:id="90030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&lt;div data-i18n-html="rules.intro"&gt;Alapértelmezett &amp;lt;b&amp;gt;HTML&amp;lt;/b&amp;gt;&lt;/div&gt;</w:t>
        </w:r>
      </w:ins>
    </w:p>
    <w:p>
      <w:pPr>
        <w:pStyle w:val="Heading2"/>
        <w:spacing w:after="160" w:before="300"/>
        <w:rPr>
          <w:ins w:id="90031" w:author="Claude" w:date="2026-05-04T21:52:33Z"/>
        </w:rPr>
      </w:pPr>
      <w:ins w:id="90032" w:author="Claude" w:date="2026-05-04T21:52:33Z">
        <w:r>
          <w:t xml:space="preserve">14.1.2 MutationObserver és dinamikus DOM</w:t>
        </w:r>
      </w:ins>
    </w:p>
    <w:p>
      <w:pPr>
        <w:spacing w:after="120" w:line="280"/>
        <w:jc w:val="both"/>
        <w:rPr>
          <w:ins w:id="90033" w:author="Claude" w:date="2026-05-04T21:52:33Z"/>
        </w:rPr>
      </w:pPr>
      <w:ins w:id="90034" w:author="Claude" w:date="2026-05-04T21:52:33Z">
        <w:r>
          <w:t xml:space="preserve">Mivel a kliens sok modálót, sidebar elemet és listát futás közben injektál a DOM-ba (pl. a chatModal egy új beszélgetést, az admin panel egy felhasználói táblázat-sort), a kezdeti applyAll() nem elég. Az i18n.js init() függvénye egy globális MutationObserver-t indít a body-n, amely minden új elemnél, amely [data-i18n], [data-i18n-html] vagy [data-i18n-attr] attribútumot tartalmaz (vagy ilyet tartalmazó leszármazottat), automatikusan újra-fordít. Így a modulok nem kötelesek explicit applyAll() hívást tenni minden render után.</w:t>
        </w:r>
      </w:ins>
    </w:p>
    <w:p>
      <w:pPr>
        <w:pStyle w:val="Heading2"/>
        <w:spacing w:after="160" w:before="300"/>
        <w:rPr>
          <w:ins w:id="90035" w:author="Claude" w:date="2026-05-04T21:52:33Z"/>
        </w:rPr>
      </w:pPr>
      <w:ins w:id="90036" w:author="Claude" w:date="2026-05-04T21:52:33Z">
        <w:r>
          <w:t xml:space="preserve">14.1.3 Date/time picker locale-szinkron</w:t>
        </w:r>
      </w:ins>
    </w:p>
    <w:p>
      <w:pPr>
        <w:spacing w:after="120" w:line="280"/>
        <w:jc w:val="both"/>
        <w:rPr>
          <w:ins w:id="90037" w:author="Claude" w:date="2026-05-04T21:52:33Z"/>
        </w:rPr>
      </w:pPr>
      <w:ins w:id="90038" w:author="Claude" w:date="2026-05-04T21:52:33Z">
        <w:r>
          <w:t xml:space="preserve">A natív input[type="date"], input[type="datetime-local"], input[type="time"] elemek a böngészőben az elem lang attribútuma alapján renderelik a naptár-felugrót. A documentElement.lang globális váltása a legtöbb böngészőben nem frissíti a már renderelt picker DOM-ot. Ezért az i18n.applyAll() futtatja a syncDatePickerLang() helper-t, amely minden ilyen input lang attribútumát explicit beállítja, és Firefox-on egy display:none → reflow → eredeti display trükkel kényszeríti a picker újrarenderelését.</w:t>
        </w:r>
      </w:ins>
    </w:p>
    <w:p>
      <w:pPr>
        <w:pStyle w:val="Heading2"/>
        <w:spacing w:after="160" w:before="300"/>
        <w:rPr>
          <w:ins w:id="90039" w:author="Claude" w:date="2026-05-04T21:52:33Z"/>
        </w:rPr>
      </w:pPr>
      <w:ins w:id="90040" w:author="Claude" w:date="2026-05-04T21:52:33Z">
        <w:r>
          <w:t xml:space="preserve">14.1.4 Nyelvváltás eseményei</w:t>
        </w:r>
      </w:ins>
    </w:p>
    <w:p>
      <w:pPr>
        <w:spacing w:after="120" w:line="280"/>
        <w:jc w:val="both"/>
        <w:rPr>
          <w:ins w:id="90041" w:author="Claude" w:date="2026-05-04T21:52:33Z"/>
        </w:rPr>
      </w:pPr>
      <w:ins w:id="90042" w:author="Claude" w:date="2026-05-04T21:52:33Z">
        <w:r>
          <w:t xml:space="preserve">Amikor a felhasználó a navbarban a nyelvváltó gombra kattint, a MattMesterI18n.set('en') hívás két eseményt indít. Egyrészt minden onLangChange-ben regisztrált callback lefut a futási sorrendben. Másrészt a window-on egy mm:lang-changed CustomEvent diszpetcselődik, amelynek detail.lang mezője az új nyelvet hordozza. A modulok közül a houseRules.js, topNavbar.js, notificationToast.js és maintenanceClient.js mind erre az eseményre reagálnak, és újra-renderelik a saját dinamikusan generált markup-jukat.</w:t>
        </w:r>
      </w:ins>
    </w:p>
    <w:p>
      <w:pPr>
        <w:spacing w:after="120" w:line="280"/>
        <w:jc w:val="both"/>
        <w:rPr>
          <w:ins w:id="90043" w:author="Claude" w:date="2026-05-04T21:52:33Z"/>
        </w:rPr>
      </w:pPr>
      <w:ins w:id="90044" w:author="Claude" w:date="2026-05-04T21:52:33Z">
        <w:r>
          <w:rPr>
            <w:b/>
          </w:rPr>
          <w:t xml:space="preserve">Megjegyzés: </w:t>
        </w:r>
        <w:r>
          <w:t xml:space="preserve">Az inline tx(hu, en) helper-t a modulok lokálisan importálják (window.MattMesterI18n?.tx ?? hu fallback-kel), így olyan oldalakon is működnek, ahol az i18n.js még nem töltődött be.</w:t>
        </w:r>
      </w:ins>
    </w:p>
    <w:p>
      <w:pPr>
        <w:pStyle w:val="Heading2"/>
        <w:spacing w:after="160" w:before="300"/>
        <w:rPr>
          <w:ins w:id="90045" w:author="Claude" w:date="2026-05-04T21:52:33Z"/>
        </w:rPr>
      </w:pPr>
      <w:ins w:id="90046" w:author="Claude" w:date="2026-05-04T21:52:33Z">
        <w:r>
          <w:t xml:space="preserve">14.2 Közös modálok (confirmModal.js)</w:t>
        </w:r>
      </w:ins>
    </w:p>
    <w:p>
      <w:pPr>
        <w:spacing w:after="120" w:line="280"/>
        <w:jc w:val="both"/>
        <w:rPr>
          <w:ins w:id="90047" w:author="Claude" w:date="2026-05-04T21:52:33Z"/>
        </w:rPr>
      </w:pPr>
      <w:ins w:id="90048" w:author="Claude" w:date="2026-05-04T21:52:33Z">
        <w:r>
          <w:t xml:space="preserve">A klasszikus böngészős window.alert(), window.confirm() és window.prompt() blokkoló dialógusok használata az alkalmazásban szándékosan tilos. Helyettük a frontend/javascript/confirmModal.js helper biztosít két aszinkron, Promise-alapú API-t: window.mmConfirm(options) és window.mmAlert(options). A helper Bootstrap-független — vanilla JavaScript-tel és minimális CSS-sel működik —, ezért a chess.html oldalon is használható, ahol a Bootstrap szándékosan nincs betöltve a teljesítmény miatt.</w:t>
        </w:r>
      </w:ins>
    </w:p>
    <w:p>
      <w:pPr>
        <w:spacing w:after="80" w:line="260"/>
        <w:rPr>
          <w:ins w:id="90049" w:author="Claude" w:date="2026-05-04T21:52:33Z"/>
        </w:rPr>
      </w:pPr>
      <w:ins w:id="90050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// Konfirm modál — yes/no döntés, danger=true esetén piros gomb</w:t>
        </w:r>
      </w:ins>
    </w:p>
    <w:p>
      <w:pPr>
        <w:spacing w:after="80" w:line="260"/>
        <w:rPr>
          <w:ins w:id="90051" w:author="Claude" w:date="2026-05-04T21:52:33Z"/>
        </w:rPr>
      </w:pPr>
      <w:ins w:id="90052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const ok = await window.mmConfirm({</w:t>
        </w:r>
      </w:ins>
    </w:p>
    <w:p>
      <w:pPr>
        <w:spacing w:after="80" w:line="260"/>
        <w:rPr>
          <w:ins w:id="90053" w:author="Claude" w:date="2026-05-04T21:52:33Z"/>
        </w:rPr>
      </w:pPr>
      <w:ins w:id="90054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title: "Fiók törlése",</w:t>
        </w:r>
      </w:ins>
    </w:p>
    <w:p>
      <w:pPr>
        <w:spacing w:after="80" w:line="260"/>
        <w:rPr>
          <w:ins w:id="90055" w:author="Claude" w:date="2026-05-04T21:52:33Z"/>
        </w:rPr>
      </w:pPr>
      <w:ins w:id="90056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message: "Biztosan törlöd a fiókodat?",</w:t>
        </w:r>
      </w:ins>
    </w:p>
    <w:p>
      <w:pPr>
        <w:spacing w:after="80" w:line="260"/>
        <w:rPr>
          <w:ins w:id="90057" w:author="Claude" w:date="2026-05-04T21:52:33Z"/>
        </w:rPr>
      </w:pPr>
      <w:ins w:id="90058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confirmLabel: "Igen, törlés",</w:t>
        </w:r>
      </w:ins>
    </w:p>
    <w:p>
      <w:pPr>
        <w:spacing w:after="80" w:line="260"/>
        <w:rPr>
          <w:ins w:id="90059" w:author="Claude" w:date="2026-05-04T21:52:33Z"/>
        </w:rPr>
      </w:pPr>
      <w:ins w:id="90060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cancelLabel: "Mégse",</w:t>
        </w:r>
      </w:ins>
    </w:p>
    <w:p>
      <w:pPr>
        <w:spacing w:after="80" w:line="260"/>
        <w:rPr>
          <w:ins w:id="90061" w:author="Claude" w:date="2026-05-04T21:52:33Z"/>
        </w:rPr>
      </w:pPr>
      <w:ins w:id="90062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danger: true</w:t>
        </w:r>
      </w:ins>
    </w:p>
    <w:p>
      <w:pPr>
        <w:spacing w:after="80" w:line="260"/>
        <w:rPr>
          <w:ins w:id="90063" w:author="Claude" w:date="2026-05-04T21:52:33Z"/>
        </w:rPr>
      </w:pPr>
      <w:ins w:id="90064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});</w:t>
        </w:r>
      </w:ins>
    </w:p>
    <w:p>
      <w:pPr>
        <w:spacing w:after="80" w:line="260"/>
        <w:rPr>
          <w:ins w:id="90065" w:author="Claude" w:date="2026-05-04T21:52:33Z"/>
        </w:rPr>
      </w:pPr>
      <w:ins w:id="90066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if (ok) await deleteAccount();</w:t>
        </w:r>
      </w:ins>
    </w:p>
    <w:p>
      <w:pPr>
        <w:spacing w:after="120" w:line="280"/>
        <w:jc w:val="both"/>
        <w:rPr>
          <w:ins w:id="90067" w:author="Claude" w:date="2026-05-04T21:52:33Z"/>
        </w:rPr>
      </w:pPr>
      <w:ins w:id="90068" w:author="Claude" w:date="2026-05-04T21:52:33Z">
        <w:r>
          <w:t xml:space="preserve">A helper minden szöveges címkét automatikusan az aktuális nyelvre fordít (a tx helper-en keresztül), és a primer/danger gombot fókuszálja, hogy az Enter azonnal megerősítsen. Az Esc, a Mégse-gomb és az overlay-re kattintás egyaránt false-szal oldja fel a Promise-t. A modálok DOM-ja a body alá kerül (overlay), és a feloldás után automatikusan eltávolítódik.</w:t>
        </w:r>
      </w:ins>
    </w:p>
    <w:p>
      <w:pPr>
        <w:pStyle w:val="Heading2"/>
        <w:spacing w:after="160" w:before="300"/>
        <w:rPr>
          <w:ins w:id="90069" w:author="Claude" w:date="2026-05-04T21:52:33Z"/>
        </w:rPr>
      </w:pPr>
      <w:ins w:id="90070" w:author="Claude" w:date="2026-05-04T21:52:33Z">
        <w:r>
          <w:t xml:space="preserve">14.3 Közös felső navbar (topNavbar.js)</w:t>
        </w:r>
      </w:ins>
    </w:p>
    <w:p>
      <w:pPr>
        <w:spacing w:after="120" w:line="280"/>
        <w:jc w:val="both"/>
        <w:rPr>
          <w:ins w:id="90071" w:author="Claude" w:date="2026-05-04T21:52:33Z"/>
        </w:rPr>
      </w:pPr>
      <w:ins w:id="90072" w:author="Claude" w:date="2026-05-04T21:52:33Z">
        <w:r>
          <w:t xml:space="preserve">Az adminPanel.html és a profile.html ugyanazt a felső navbart használja (Sakk-logó balra, üdvözlő szöveg + felhasználónév középen, ikonok jobbra). A navbar HTML markup-ját mindkét oldal saját maga pasztázza be a fájlba; a topNavbar.js modul felelős a dinamikus tartalomért: a felhasználónév lekérése a /api/sessionInfo végpontról, az „Admin felület" gomb feltételes megjelenítése (csak role=admin esetén), és a kijelentkezés-gomb adott oldalhoz illesztése.</w:t>
        </w:r>
      </w:ins>
    </w:p>
    <w:p>
      <w:pPr>
        <w:spacing w:after="120" w:line="280"/>
        <w:jc w:val="both"/>
        <w:rPr>
          <w:ins w:id="90073" w:author="Claude" w:date="2026-05-04T21:52:33Z"/>
        </w:rPr>
      </w:pPr>
      <w:ins w:id="90074" w:author="Claude" w:date="2026-05-04T21:52:33Z">
        <w:r>
          <w:t xml:space="preserve">A logout viselkedése oldalfüggő — ezt a navbar HTML-ben elhelyezett data-page attribútum dönti el. data-page="admin" esetén a kattintás egy custom modált nyit meg „Teljes kijelentkezés" címmel, amely figyelmezteti a felhasználót, hogy ez nem csak az admin panelből, hanem a főoldalról is kilépteti (POST /api/logout + admin token clear + redirect /-re). data-page="profile" esetén a meglévő #logoutModal Bootstrap modált használja, amit a profil oldal saját 10-logout.js modulja kezel. A különbség lényeges, mert az admin panelen a MATTMESTER-logó kattintásra csak navigál a főoldalra (a session megmarad), míg a logout-gomb teljes kijelentkezést végez.</w:t>
        </w:r>
      </w:ins>
    </w:p>
    <w:p>
      <w:pPr>
        <w:pStyle w:val="Heading2"/>
        <w:spacing w:after="160" w:before="300"/>
        <w:rPr>
          <w:ins w:id="90075" w:author="Claude" w:date="2026-05-04T21:52:33Z"/>
        </w:rPr>
      </w:pPr>
      <w:ins w:id="90076" w:author="Claude" w:date="2026-05-04T21:52:33Z">
        <w:r>
          <w:t xml:space="preserve">14.4 Globális notification toast (notificationToast.js)</w:t>
        </w:r>
      </w:ins>
    </w:p>
    <w:p>
      <w:pPr>
        <w:spacing w:after="120" w:line="280"/>
        <w:jc w:val="both"/>
        <w:rPr>
          <w:ins w:id="90077" w:author="Claude" w:date="2026-05-04T21:52:33Z"/>
        </w:rPr>
      </w:pPr>
      <w:ins w:id="90078" w:author="Claude" w:date="2026-05-04T21:52:33Z">
        <w:r>
          <w:t xml:space="preserve">Az értesítés-rendszer szerveroldali kéztpontja a notificationService.send() (lásd 12.5 fejezet); a kliens minden push-ra egy buborék-stílusú toastot is megjelenít, függetlenül attól, melyik oldal van nyitva. Ezt a frontend/javascript/notificationToast.js modul kezeli, amely a window.MattMesterNotificationToast.show(notif) publikus API-t exponálja. A profile/04-notificationEvents.js minden új mattmester:notification:push CustomEvent-re meghívja ezt.</w:t>
        </w:r>
      </w:ins>
    </w:p>
    <w:p>
      <w:pPr>
        <w:spacing w:after="120" w:line="280"/>
        <w:jc w:val="both"/>
        <w:rPr>
          <w:ins w:id="90079" w:author="Claude" w:date="2026-05-04T21:52:33Z"/>
        </w:rPr>
      </w:pPr>
      <w:ins w:id="90080" w:author="Claude" w:date="2026-05-04T21:52:33Z">
        <w:r>
          <w:t xml:space="preserve">A toast-stack a viewport jobb-alsó sarkához pinelt, fix pozíciójú konténer (mm-notif-toast-stack). Egyszerre legfeljebb 3 toast látható; a régiek FIFO-szerűen kicsúsznak, ha új érkezik. Az auto-dismiss 6 másodperc után automatikusan elhalványítja a toastot. A severity (success/warning/error/info) a háttérszínt és a bal oldali sávszínt vezérli, az értesítés-típus (chat_, friend_, ban_, match_) pedig az ikont (💬, 👥, ⛔, ♟). Kattintásra a toast vagy a chatModalt nyitja (chat_message_from_admin típus esetén a 👮 ikonnal), vagy az értesítési központot.</w:t>
        </w:r>
      </w:ins>
    </w:p>
    <w:p>
      <w:pPr>
        <w:pStyle w:val="Heading2"/>
        <w:spacing w:after="160" w:before="300"/>
        <w:rPr>
          <w:ins w:id="90081" w:author="Claude" w:date="2026-05-04T21:52:33Z"/>
        </w:rPr>
      </w:pPr>
      <w:ins w:id="90082" w:author="Claude" w:date="2026-05-04T21:52:33Z">
        <w:r>
          <w:t xml:space="preserve">14.5 Karbantartás kliens (maintenanceClient.js)</w:t>
        </w:r>
      </w:ins>
    </w:p>
    <w:p>
      <w:pPr>
        <w:spacing w:after="120" w:line="280"/>
        <w:jc w:val="both"/>
        <w:rPr>
          <w:ins w:id="90083" w:author="Claude" w:date="2026-05-04T21:52:33Z"/>
        </w:rPr>
      </w:pPr>
      <w:ins w:id="90084" w:author="Claude" w:date="2026-05-04T21:52:33Z">
        <w:r>
          <w:t xml:space="preserve">A 10.6 fejezet leírja a karbantartási mód szerveroldali mechanikáját — a kliens-oldali fogadóoldalt a frontend/javascript/maintenanceClient.js modul biztosítja. A modul a socketClient.js által konvertált window-szintű CustomEvent-ekre hallgat, így független a socket betöltési sorrendjétől, és nincs szüksége direkt socket-referenciára. Három eseménytípust kezel.</w:t>
        </w:r>
      </w:ins>
    </w:p>
    <w:p>
      <w:pPr>
        <w:spacing w:after="120" w:line="280"/>
        <w:jc w:val="both"/>
        <w:rPr>
          <w:ins w:id="90085" w:author="Claude" w:date="2026-05-04T21:52:33Z"/>
        </w:rPr>
      </w:pPr>
      <w:ins w:id="90086" w:author="Claude" w:date="2026-05-04T21:52:33Z">
        <w:r>
          <w:t xml:space="preserve">A maintenance:countdown egy narancssárga toastot jelenít meg a jobb-alsó sarokban, amely 5 másodpercig látható, és tájékoztat a közelgő karbantartásról (visszaszámlálás-szöveggel együtt). A maintenance:enforce esetén a kliens azonnal redirect-el a /html/maintenance.html oldalra — kivéve, ha a felhasználó már ott van (a végtelen redirect-loop megelőzésére). A maintenance:cancelled visszavonási esemény egy zöld toastot jelenít meg „Karbantartás visszavonva" üzenettel.</w:t>
        </w:r>
      </w:ins>
    </w:p>
    <w:p>
      <w:pPr>
        <w:spacing w:after="120" w:line="280"/>
        <w:jc w:val="both"/>
        <w:rPr>
          <w:ins w:id="90087" w:author="Claude" w:date="2026-05-04T21:52:33Z"/>
        </w:rPr>
      </w:pPr>
      <w:ins w:id="90088" w:author="Claude" w:date="2026-05-04T21:52:33Z">
        <w:r>
          <w:rPr>
            <w:b/>
          </w:rPr>
          <w:t xml:space="preserve">Figyelem: </w:t>
        </w:r>
        <w:r>
          <w:t xml:space="preserve">A maintenance.html oldalon szándékosan nem aktiválja magát a modul (__mattmesterMaintenanceInit guard), hogy egy aktív karbantartás alatt ne triggerelje újra magát.</w:t>
        </w:r>
      </w:ins>
    </w:p>
    <w:p>
      <w:pPr>
        <w:pStyle w:val="Heading2"/>
        <w:spacing w:after="160" w:before="300"/>
        <w:rPr>
          <w:ins w:id="90089" w:author="Claude" w:date="2026-05-04T21:52:33Z"/>
        </w:rPr>
      </w:pPr>
      <w:ins w:id="90090" w:author="Claude" w:date="2026-05-04T21:52:33Z">
        <w:r>
          <w:t xml:space="preserve">14.6 Házirend modál (houseRules.js)</w:t>
        </w:r>
      </w:ins>
    </w:p>
    <w:p>
      <w:pPr>
        <w:spacing w:after="120" w:line="280"/>
        <w:jc w:val="both"/>
        <w:rPr>
          <w:ins w:id="90091" w:author="Claude" w:date="2026-05-04T21:52:33Z"/>
        </w:rPr>
      </w:pPr>
      <w:ins w:id="90092" w:author="Claude" w:date="2026-05-04T21:52:33Z">
        <w:r>
          <w:t xml:space="preserve">A frontend/javascript/houseRules.js modul auto-injektálja a body alá a „Szabályok és tudnivalók" Bootstrap modált, és exponálja a window.MattMesterHouseRules.open() API-t. A modal négy szakaszra oszlik: 1) Sakk szabályok — bábuk lépése, sáncolás, en passant, gyalog-átváltozás, sakk/matt; 2) Házirend — viselkedési kódex, chat-szabályok, profanity-policy; 3) Karbantartás — mit jelent a karbantartási mód, mire számíthat a felhasználó; 4) Hasznos tudnivalók — billentyűkombinációk, ikonok jelentése.</w:t>
        </w:r>
      </w:ins>
    </w:p>
    <w:p>
      <w:pPr>
        <w:spacing w:after="120" w:line="280"/>
        <w:jc w:val="both"/>
        <w:rPr>
          <w:ins w:id="90093" w:author="Claude" w:date="2026-05-04T21:52:33Z"/>
        </w:rPr>
      </w:pPr>
      <w:ins w:id="90094" w:author="Claude" w:date="2026-05-04T21:52:33Z">
        <w:r>
          <w:t xml:space="preserve">A modal teljesen kétnyelvű: a buildModalMarkup(lang) függvény a lang paraméter alapján a magyar (buildModalMarkupHu) vagy az angol (buildModalMarkupEn) változatot generálja. Nyelvváltáskor a mm:lang-changed eseményre hallgat, és ha a modal nyitva van, újra-injektálja az új nyelven, majd újra megnyitja. Így ha a felhasználó EN-re vált, miközben a Szabályok ablak nyitva van, az tartalom is angolra fordul.</w:t>
        </w:r>
      </w:ins>
    </w:p>
    <w:p>
      <w:pPr>
        <w:pStyle w:val="Heading2"/>
        <w:spacing w:after="160" w:before="300"/>
        <w:rPr>
          <w:ins w:id="90095" w:author="Claude" w:date="2026-05-04T21:52:33Z"/>
        </w:rPr>
      </w:pPr>
      <w:ins w:id="90096" w:author="Claude" w:date="2026-05-04T21:52:33Z">
        <w:r>
          <w:t xml:space="preserve">14.7 Admin step-up token kliensoldali flow (adminAuthFlow.js)</w:t>
        </w:r>
      </w:ins>
    </w:p>
    <w:p>
      <w:pPr>
        <w:spacing w:after="120" w:line="280"/>
        <w:jc w:val="both"/>
        <w:rPr>
          <w:ins w:id="90097" w:author="Claude" w:date="2026-05-04T21:52:33Z"/>
        </w:rPr>
      </w:pPr>
      <w:ins w:id="90098" w:author="Claude" w:date="2026-05-04T21:52:33Z">
        <w:r>
          <w:t xml:space="preserve">A 10.2 fejezet bemutatta a step-up token szerveroldali mechanikáját. A kliensen az adminAuthFlow.js egy DI-alapú (dependency-injection) factory-t exponál: createAdminAuthFlow(deps). A factory-pattern azért szükséges, mert ugyanezt a logikát mind a böngészőben az admin panel, mind a Node.js-alapú unit tesztek használják, és így a tesztek a fetch-et és a UI helpereket mockolhatják.</w:t>
        </w:r>
      </w:ins>
    </w:p>
    <w:p>
      <w:pPr>
        <w:spacing w:after="120" w:line="280"/>
        <w:jc w:val="both"/>
        <w:rPr>
          <w:ins w:id="90099" w:author="Claude" w:date="2026-05-04T21:52:33Z"/>
        </w:rPr>
      </w:pPr>
      <w:ins w:id="90100" w:author="Claude" w:date="2026-05-04T21:52:33Z">
        <w:r>
          <w:t xml:space="preserve">A factory négy fő függvényt ad vissza. Az adminAuthHeaders(extra) az Authorization: Bearer {token} fejlécet csatolja minden admin-hívás elé. A handleAdminAuthError(code) a backend által visszaadott hibakódra reagál: ADMIN_NO_SESSION → toast + redirect főoldalra; ADMIN_NOT_ADMIN → token clear + redirect (re-elevate nem értelmes, mert a DB szerint a felhasználó már nem admin); ADMIN_TOKEN_INVALID / EXPIRED / MISSING → token clear + elevate-modal megnyitása. A callRefresh() POST /api/admin/auth/refresh hívással meghosszabbítja a token TTL-jét (sliding 15 perc). A refreshAdminToken() ezt becsomagolja UI-feedback-be (flash a token-pillen + toast).</w:t>
        </w:r>
      </w:ins>
    </w:p>
    <w:p>
      <w:pPr>
        <w:spacing w:after="80" w:line="260"/>
        <w:rPr>
          <w:ins w:id="90101" w:author="Claude" w:date="2026-05-04T21:52:33Z"/>
        </w:rPr>
      </w:pPr>
      <w:ins w:id="90102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// Felhasználása az admin panelben (adminPanel/16-security.js):</w:t>
        </w:r>
      </w:ins>
    </w:p>
    <w:p>
      <w:pPr>
        <w:spacing w:after="80" w:line="260"/>
        <w:rPr>
          <w:ins w:id="90103" w:author="Claude" w:date="2026-05-04T21:52:33Z"/>
        </w:rPr>
      </w:pPr>
      <w:ins w:id="90104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const flow = window.MattMesterAdminAuthFlow.createAdminAuthFlow({</w:t>
        </w:r>
      </w:ins>
    </w:p>
    <w:p>
      <w:pPr>
        <w:spacing w:after="80" w:line="260"/>
        <w:rPr>
          <w:ins w:id="90105" w:author="Claude" w:date="2026-05-04T21:52:33Z"/>
        </w:rPr>
      </w:pPr>
      <w:ins w:id="90106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state, fetchFn: fetch,</w:t>
        </w:r>
      </w:ins>
    </w:p>
    <w:p>
      <w:pPr>
        <w:spacing w:after="80" w:line="260"/>
        <w:rPr>
          <w:ins w:id="90107" w:author="Claude" w:date="2026-05-04T21:52:33Z"/>
        </w:rPr>
      </w:pPr>
      <w:ins w:id="90108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clearAdminToken, updateTokenPill, showElevateModal,</w:t>
        </w:r>
      </w:ins>
    </w:p>
    <w:p>
      <w:pPr>
        <w:spacing w:after="80" w:line="260"/>
        <w:rPr>
          <w:ins w:id="90109" w:author="Claude" w:date="2026-05-04T21:52:33Z"/>
        </w:rPr>
      </w:pPr>
      <w:ins w:id="90110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    showToast, redirect: (u) =&gt; location.href = u, flashPill</w:t>
        </w:r>
      </w:ins>
    </w:p>
    <w:p>
      <w:pPr>
        <w:spacing w:after="80" w:line="260"/>
        <w:rPr>
          <w:ins w:id="90111" w:author="Claude" w:date="2026-05-04T21:52:33Z"/>
        </w:rPr>
      </w:pPr>
      <w:ins w:id="90112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});</w:t>
        </w:r>
      </w:ins>
    </w:p>
    <w:p>
      <w:pPr>
        <w:spacing w:after="80" w:line="260"/>
        <w:rPr>
          <w:ins w:id="90113" w:author="Claude" w:date="2026-05-04T21:52:33Z"/>
        </w:rPr>
      </w:pPr>
      <w:ins w:id="90114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// Minden admin fetch előtt:</w:t>
        </w:r>
      </w:ins>
    </w:p>
    <w:p>
      <w:pPr>
        <w:spacing w:after="80" w:line="260"/>
        <w:rPr>
          <w:ins w:id="90115" w:author="Claude" w:date="2026-05-04T21:52:33Z"/>
        </w:rPr>
      </w:pPr>
      <w:ins w:id="90116" w:author="Claude" w:date="2026-05-04T21:52:33Z">
        <w:r>
          <w:rPr>
            <w:rFonts w:ascii="Courier New" w:hAnsi="Courier New" w:cs="Courier New"/>
            <w:sz w:val="18"/>
            <w:szCs w:val="18"/>
          </w:rPr>
          <w:t xml:space="preserve">const headers = flow.adminAuthHeaders({ "Content-Type": "application/json" });</w:t>
        </w:r>
      </w:ins>
    </w:p>
    <w:p>
      <w:pPr>
        <w:pStyle w:val="Heading2"/>
        <w:spacing w:after="160" w:before="300"/>
        <w:rPr>
          <w:ins w:id="90117" w:author="Claude" w:date="2026-05-04T21:52:33Z"/>
        </w:rPr>
      </w:pPr>
      <w:ins w:id="90118" w:author="Claude" w:date="2026-05-04T21:52:33Z">
        <w:r>
          <w:t xml:space="preserve">14.8 Profilkép helper-ek (profileImageUtils.js)</w:t>
        </w:r>
      </w:ins>
    </w:p>
    <w:p>
      <w:pPr>
        <w:spacing w:after="120" w:line="280"/>
        <w:jc w:val="both"/>
        <w:rPr>
          <w:ins w:id="90119" w:author="Claude" w:date="2026-05-04T21:52:33Z"/>
        </w:rPr>
      </w:pPr>
      <w:ins w:id="90120" w:author="Claude" w:date="2026-05-04T21:52:33Z">
        <w:r>
          <w:t xml:space="preserve">A profilkép-megjelenítés többféle helyen használt: profil oldal nagy avatar, navbar kis avatar, barát-listák, chat üzenetek, ranglista. Hogy ne ismétlődjön a logika, a frontend/javascript/profileImageUtils.js egy közös helper-modult biztosít. A modul normalizálja a backend válaszait (különböző nevezéktanok: profile_image / profileImage / image), kezeli a moderáció-státuszt (approved / pending / rejected), és előre definiált méret-preseteket (sm=28px, md=40px, lg=80px, xl=160px) ad.</w:t>
        </w:r>
      </w:ins>
    </w:p>
    <w:p>
      <w:pPr>
        <w:spacing w:after="120" w:line="280"/>
        <w:jc w:val="both"/>
        <w:rPr>
          <w:ins w:id="90121" w:author="Claude" w:date="2026-05-04T21:52:33Z"/>
        </w:rPr>
      </w:pPr>
      <w:ins w:id="90122" w:author="Claude" w:date="2026-05-04T21:52:33Z">
        <w:r>
          <w:t xml:space="preserve">A normalizeProfileImageSource(input) egy URL-t ad vissza: ha a bemenet üres, vagy a kép státusza pending/rejected, az alapértelmezett /profile_pictures/default.png-t adja vissza. Az isPendingProfileImageStatus(status) helper-t a UI használja arra, hogy a függőben lévő képnél egy „⏳ Moderálás folyamatban" overlay-t jelenítsen meg. Az általános cél, hogy ne legyen tördelt avatar a felületen, ha a backend válasz hiányos vagy a státusz nem approved.</w:t>
        </w:r>
      </w:ins>
    </w:p>
    <w:p>
      <w:pPr>
        <w:pStyle w:val="Heading2"/>
        <w:spacing w:after="160" w:before="300"/>
        <w:rPr>
          <w:ins w:id="90123" w:author="Claude" w:date="2026-05-04T21:52:33Z"/>
        </w:rPr>
      </w:pPr>
      <w:ins w:id="90124" w:author="Claude" w:date="2026-05-04T21:52:33Z">
        <w:r>
          <w:t xml:space="preserve">14.9 Chat-konfiguráció és audit helper (chatUtils.js)</w:t>
        </w:r>
      </w:ins>
    </w:p>
    <w:p>
      <w:pPr>
        <w:spacing w:after="120" w:line="280"/>
        <w:jc w:val="both"/>
        <w:rPr>
          <w:ins w:id="90125" w:author="Claude" w:date="2026-05-04T21:52:33Z"/>
        </w:rPr>
      </w:pPr>
      <w:ins w:id="90126" w:author="Claude" w:date="2026-05-04T21:52:33Z">
        <w:r>
          <w:t xml:space="preserve">A backend/utils/chatUtils.js modul a chat funkciók single-source-of-truth (SSOT) konfigurációját adja. A CHAT_CONFIG fagyasztott objektum (Object.freeze) három fő paramétert tartalmaz: RATE_LIMIT_MAX_MESSAGES (5 üzenet), RATE_LIMIT_WINDOW_MS (10 másodperc), és MAX_MESSAGE_LENGTH (1000 karakter). A negyedik beállítás a BLACKLIST_POLICY, amely a CHAT_BLACKLIST_POLICY környezeti változóból olvasódik: alapértelmezett értéke 'soft_mask' (a tiltott szót csillagokkal helyettesíti, de az üzenet átmegy), míg a 'hard_block' érték az egész üzenetet visszadobja a feladónak.</w:t>
        </w:r>
      </w:ins>
    </w:p>
    <w:p>
      <w:pPr>
        <w:spacing w:after="120" w:line="280"/>
        <w:jc w:val="both"/>
        <w:rPr>
          <w:ins w:id="90127" w:author="Claude" w:date="2026-05-04T21:52:33Z"/>
        </w:rPr>
      </w:pPr>
      <w:ins w:id="90128" w:author="Claude" w:date="2026-05-04T21:52:33Z">
        <w:r>
          <w:t xml:space="preserve">A modul két helper-függvényt is exportál. A validateChatRateLimitOrThrow(store, userId, max, windowMs) egy in-memory Map-alapú sliding window rate limiter — a profanity-szűrés és a chat:message:new socket-handler is ezt hívja. A writeChatSecurityAudit(userId, eventType, conversationId, options) pedig a user_logs táblába ír chat-vonatkozású biztonsági eseményeket (rate-limit-trigger, blacklist-hit, profanity-strike) — így a Security &amp; Activity History (8.6 fejezet) ezeket is megjeleníti a felhasználónak.</w:t>
        </w:r>
      </w:ins>
    </w:p>
    <w:p>
      <w:pPr>
        <w:pStyle w:val="Heading2"/>
        <w:spacing w:after="160" w:before="300"/>
        <w:rPr>
          <w:ins w:id="90129" w:author="Claude" w:date="2026-05-04T21:52:33Z"/>
        </w:rPr>
      </w:pPr>
      <w:ins w:id="90130" w:author="Claude" w:date="2026-05-04T21:52:33Z">
        <w:r>
          <w:t xml:space="preserve">14.10 Modul-áttekintő tábla</w:t>
        </w:r>
      </w:ins>
    </w:p>
    <w:p>
      <w:pPr>
        <w:spacing w:after="120" w:line="280"/>
        <w:jc w:val="both"/>
        <w:rPr>
          <w:ins w:id="90131" w:author="Claude" w:date="2026-05-04T21:52:33Z"/>
        </w:rPr>
      </w:pPr>
      <w:ins w:id="90132" w:author="Claude" w:date="2026-05-04T21:52:33Z">
        <w:r>
          <w:t xml:space="preserve">Az alábbi tábla összefoglalja a fejezetben tárgyalt kliensoldali infrastruktúra-modulokat, és azt, hogy mely HTML oldalak töltik be őket. A „Kötelező" oszlop azt jelzi, hogy az adott modul nélkül az oldal jelentős funkcionalitása sérül.</w:t>
        </w:r>
      </w:ins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360"/>
        <w:gridCol w:w="1400"/>
      </w:tblGrid>
      <w:tr>
        <w:trPr>
          <w:tblHeader/>
          <w:ins w:id="90133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43" w:author="Claude" w:date="2026-05-04T21:52:33Z"/>
              </w:rPr>
            </w:pPr>
            <w:ins w:id="90144" w:author="Claude" w:date="2026-05-04T21:52:33Z"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Modul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45" w:author="Claude" w:date="2026-05-04T21:52:33Z"/>
              </w:rPr>
            </w:pPr>
            <w:ins w:id="90146" w:author="Claude" w:date="2026-05-04T21:52:33Z"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Globális API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47" w:author="Claude" w:date="2026-05-04T21:52:33Z"/>
              </w:rPr>
            </w:pPr>
            <w:ins w:id="90148" w:author="Claude" w:date="2026-05-04T21:52:33Z"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Oldalak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49" w:author="Claude" w:date="2026-05-04T21:52:33Z"/>
              </w:rPr>
            </w:pPr>
            <w:ins w:id="90150" w:author="Claude" w:date="2026-05-04T21:52:33Z">
              <w:r>
                <w:rPr>
                  <w:b/>
                  <w:bCs/>
                  <w:color w:val="FFFFFF"/>
                  <w:sz w:val="20"/>
                  <w:szCs w:val="20"/>
                </w:rPr>
                <w:t xml:space="preserve">Kötelező</w:t>
              </w:r>
            </w:ins>
          </w:p>
        </w:tc>
      </w:tr>
      <w:tr>
        <w:trPr>
          <w:tblHeader w:val="false"/>
          <w:ins w:id="90134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51" w:author="Claude" w:date="2026-05-04T21:52:33Z"/>
              </w:rPr>
            </w:pPr>
            <w:ins w:id="9015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i18n.js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53" w:author="Claude" w:date="2026-05-04T21:52:33Z"/>
              </w:rPr>
            </w:pPr>
            <w:ins w:id="9015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MattMesterI18n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55" w:author="Claude" w:date="2026-05-04T21:52:33Z"/>
              </w:rPr>
            </w:pPr>
            <w:ins w:id="9015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minden oldal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57" w:author="Claude" w:date="2026-05-04T21:52:33Z"/>
              </w:rPr>
            </w:pPr>
            <w:ins w:id="90158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igen</w:t>
              </w:r>
            </w:ins>
          </w:p>
        </w:tc>
      </w:tr>
      <w:tr>
        <w:trPr>
          <w:tblHeader w:val="false"/>
          <w:ins w:id="90135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59" w:author="Claude" w:date="2026-05-04T21:52:33Z"/>
              </w:rPr>
            </w:pPr>
            <w:ins w:id="90160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confirmModal.js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61" w:author="Claude" w:date="2026-05-04T21:52:33Z"/>
              </w:rPr>
            </w:pPr>
            <w:ins w:id="9016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mmConfirm, mmAlert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63" w:author="Claude" w:date="2026-05-04T21:52:33Z"/>
              </w:rPr>
            </w:pPr>
            <w:ins w:id="9016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minden oldal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65" w:author="Claude" w:date="2026-05-04T21:52:33Z"/>
              </w:rPr>
            </w:pPr>
            <w:ins w:id="9016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igen</w:t>
              </w:r>
            </w:ins>
          </w:p>
        </w:tc>
      </w:tr>
      <w:tr>
        <w:trPr>
          <w:tblHeader w:val="false"/>
          <w:ins w:id="90136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67" w:author="Claude" w:date="2026-05-04T21:52:33Z"/>
              </w:rPr>
            </w:pPr>
            <w:ins w:id="90168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topNavbar.js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69" w:author="Claude" w:date="2026-05-04T21:52:33Z"/>
              </w:rPr>
            </w:pPr>
            <w:ins w:id="90170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(belső init)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71" w:author="Claude" w:date="2026-05-04T21:52:33Z"/>
              </w:rPr>
            </w:pPr>
            <w:ins w:id="9017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profile, admin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73" w:author="Claude" w:date="2026-05-04T21:52:33Z"/>
              </w:rPr>
            </w:pPr>
            <w:ins w:id="9017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igen</w:t>
              </w:r>
            </w:ins>
          </w:p>
        </w:tc>
      </w:tr>
      <w:tr>
        <w:trPr>
          <w:tblHeader w:val="false"/>
          <w:ins w:id="90137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75" w:author="Claude" w:date="2026-05-04T21:52:33Z"/>
              </w:rPr>
            </w:pPr>
            <w:ins w:id="9017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notificationToast.js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77" w:author="Claude" w:date="2026-05-04T21:52:33Z"/>
              </w:rPr>
            </w:pPr>
            <w:ins w:id="90178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MattMesterNotificationToast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79" w:author="Claude" w:date="2026-05-04T21:52:33Z"/>
              </w:rPr>
            </w:pPr>
            <w:ins w:id="90180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index, profile, admin, chess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81" w:author="Claude" w:date="2026-05-04T21:52:33Z"/>
              </w:rPr>
            </w:pPr>
            <w:ins w:id="9018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nem</w:t>
              </w:r>
            </w:ins>
          </w:p>
        </w:tc>
      </w:tr>
      <w:tr>
        <w:trPr>
          <w:tblHeader w:val="false"/>
          <w:ins w:id="90138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83" w:author="Claude" w:date="2026-05-04T21:52:33Z"/>
              </w:rPr>
            </w:pPr>
            <w:ins w:id="9018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maintenanceClient.js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85" w:author="Claude" w:date="2026-05-04T21:52:33Z"/>
              </w:rPr>
            </w:pPr>
            <w:ins w:id="9018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(belső init)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87" w:author="Claude" w:date="2026-05-04T21:52:33Z"/>
              </w:rPr>
            </w:pPr>
            <w:ins w:id="90188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minden oldal kivéve maintenance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89" w:author="Claude" w:date="2026-05-04T21:52:33Z"/>
              </w:rPr>
            </w:pPr>
            <w:ins w:id="90190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igen</w:t>
              </w:r>
            </w:ins>
          </w:p>
        </w:tc>
      </w:tr>
      <w:tr>
        <w:trPr>
          <w:tblHeader w:val="false"/>
          <w:ins w:id="90139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91" w:author="Claude" w:date="2026-05-04T21:52:33Z"/>
              </w:rPr>
            </w:pPr>
            <w:ins w:id="9019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houseRules.js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93" w:author="Claude" w:date="2026-05-04T21:52:33Z"/>
              </w:rPr>
            </w:pPr>
            <w:ins w:id="9019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MattMesterHouseRules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95" w:author="Claude" w:date="2026-05-04T21:52:33Z"/>
              </w:rPr>
            </w:pPr>
            <w:ins w:id="9019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index, profile, admin, chess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97" w:author="Claude" w:date="2026-05-04T21:52:33Z"/>
              </w:rPr>
            </w:pPr>
            <w:ins w:id="90198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nem</w:t>
              </w:r>
            </w:ins>
          </w:p>
        </w:tc>
      </w:tr>
      <w:tr>
        <w:trPr>
          <w:tblHeader w:val="false"/>
          <w:ins w:id="90140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199" w:author="Claude" w:date="2026-05-04T21:52:33Z"/>
              </w:rPr>
            </w:pPr>
            <w:ins w:id="90200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adminAuthFlow.js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01" w:author="Claude" w:date="2026-05-04T21:52:33Z"/>
              </w:rPr>
            </w:pPr>
            <w:ins w:id="9020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MattMesterAdminAuthFlow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03" w:author="Claude" w:date="2026-05-04T21:52:33Z"/>
              </w:rPr>
            </w:pPr>
            <w:ins w:id="9020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admin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05" w:author="Claude" w:date="2026-05-04T21:52:33Z"/>
              </w:rPr>
            </w:pPr>
            <w:ins w:id="9020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igen</w:t>
              </w:r>
            </w:ins>
          </w:p>
        </w:tc>
      </w:tr>
      <w:tr>
        <w:trPr>
          <w:tblHeader w:val="false"/>
          <w:ins w:id="90141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07" w:author="Claude" w:date="2026-05-04T21:52:33Z"/>
              </w:rPr>
            </w:pPr>
            <w:ins w:id="90208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profileImageUtils.js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09" w:author="Claude" w:date="2026-05-04T21:52:33Z"/>
              </w:rPr>
            </w:pPr>
            <w:ins w:id="90210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MattMesterProfileImageUtils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11" w:author="Claude" w:date="2026-05-04T21:52:33Z"/>
              </w:rPr>
            </w:pPr>
            <w:ins w:id="9021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profile, admin, index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13" w:author="Claude" w:date="2026-05-04T21:52:33Z"/>
              </w:rPr>
            </w:pPr>
            <w:ins w:id="9021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nem</w:t>
              </w:r>
            </w:ins>
          </w:p>
        </w:tc>
      </w:tr>
      <w:tr>
        <w:trPr>
          <w:tblHeader w:val="false"/>
          <w:ins w:id="90142" w:author="Claude" w:date="2026-05-04T21:52:33Z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15" w:author="Claude" w:date="2026-05-04T21:52:33Z"/>
              </w:rPr>
            </w:pPr>
            <w:ins w:id="9021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chatUtils.js (backend)</w:t>
              </w:r>
            </w:ins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17" w:author="Claude" w:date="2026-05-04T21:52:33Z"/>
              </w:rPr>
            </w:pPr>
            <w:ins w:id="90218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CHAT_CONFIG</w:t>
              </w:r>
            </w:ins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19" w:author="Claude" w:date="2026-05-04T21:52:33Z"/>
              </w:rPr>
            </w:pPr>
            <w:ins w:id="90220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backend SSOT</w:t>
              </w:r>
            </w:ins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221" w:author="Claude" w:date="2026-05-04T21:52:33Z"/>
              </w:rPr>
            </w:pPr>
            <w:ins w:id="90222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igen</w:t>
              </w:r>
            </w:ins>
          </w:p>
        </w:tc>
      </w:tr>
    </w:tbl>
    <w:p>
      <w:pPr>
        <w:spacing w:after="120" w:line="280"/>
        <w:jc w:val="both"/>
        <w:rPr>
          <w:ins w:id="90223" w:author="Claude" w:date="2026-05-04T21:52:33Z"/>
        </w:rPr>
      </w:pPr>
      <w:ins w:id="90224" w:author="Claude" w:date="2026-05-04T21:52:33Z">
        <w:r>
          <w:rPr>
            <w:b/>
          </w:rPr>
          <w:t xml:space="preserve">Megjegyzés: </w:t>
        </w:r>
        <w:r>
          <w:t xml:space="preserve">A modulok többsége IIFE-be (Immediately Invoked Function Expression) van zárva, és csak egyetlen globális objektumot tesz közzé window-on. Ez minimalizálja a globális névtér szennyezését, és lehetővé teszi a többszöri betöltés elleni guard-okat (pl. __mattmesterMaintenanceInit).</w:t>
        </w:r>
      </w:ins>
    </w:p>
    <w:p>
      <w:pPr>
        <w:pStyle w:val="Heading1"/>
        <w:pageBreakBefore/>
        <w:spacing w:after="200" w:before="400"/>
      </w:pPr>
      <w:del w:id="90225" w:author="Claude" w:date="2026-05-04T21:52:33Z">
        <w:r>
          <w:delText xml:space="preserve">14</w:delText>
        </w:r>
      </w:del>
      <w:ins w:id="90226" w:author="Claude" w:date="2026-05-04T21:52:33Z">
        <w:r>
          <w:t xml:space="preserve">15</w:t>
        </w:r>
      </w:ins>
      <w:r>
        <w:t xml:space="preserve">. Biztonsági mechanizmusok</w:t>
      </w:r>
    </w:p>
    <w:p>
      <w:pPr>
        <w:pStyle w:val="Heading2"/>
        <w:spacing w:after="160" w:before="300"/>
      </w:pPr>
      <w:del w:id="90227" w:author="Claude" w:date="2026-05-04T21:52:33Z">
        <w:r>
          <w:delText xml:space="preserve">14</w:delText>
        </w:r>
      </w:del>
      <w:ins w:id="90228" w:author="Claude" w:date="2026-05-04T21:52:33Z">
        <w:r>
          <w:t xml:space="preserve">15</w:t>
        </w:r>
      </w:ins>
      <w:r>
        <w:t xml:space="preserve">.1 Jelszó-tárolás</w:t>
      </w:r>
    </w:p>
    <w:p>
      <w:pPr>
        <w:spacing w:after="120" w:line="280"/>
        <w:jc w:val="both"/>
      </w:pPr>
      <w:r>
        <w:t xml:space="preserve">A jelszavak soha nem kerülnek plain-textben az adatbázisba. A bcrypt algoritmus 10-es saltrate-tel hash-eli őket, ami egy 60 karakter hosszú string formátumot eredményez. A bcrypt.compare() a hash összehasonlítást konstans időben végzi, megakadályozva a timing-támadásokat.</w:t>
      </w:r>
    </w:p>
    <w:p>
      <w:pPr>
        <w:pStyle w:val="Heading2"/>
        <w:spacing w:after="160" w:before="300"/>
      </w:pPr>
      <w:del w:id="90229" w:author="Claude" w:date="2026-05-04T21:52:33Z">
        <w:r>
          <w:delText xml:space="preserve">14</w:delText>
        </w:r>
      </w:del>
      <w:ins w:id="90230" w:author="Claude" w:date="2026-05-04T21:52:33Z">
        <w:r>
          <w:t xml:space="preserve">15</w:t>
        </w:r>
      </w:ins>
      <w:r>
        <w:t xml:space="preserve">.2 Token-kezelés</w:t>
      </w:r>
    </w:p>
    <w:p>
      <w:pPr>
        <w:spacing w:after="120" w:line="280"/>
        <w:jc w:val="both"/>
      </w:pPr>
      <w:r>
        <w:t xml:space="preserve">A platform három különböző token-fajtát használ: email-verifikáció, jelszó-visszaállítás és admin step-up. Mindhárom esetén ugyanaz a minta: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backend 32 byte-os random byte-ot generál crypto.randomBytes-szel, és hex-kódolja.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 nyers token egyszer megjelenik a kliens felé (email link vagy step-up modal).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Az adatbázisba csak a token SHA-256 hash-e kerül.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Minden ellenőrzéskor a kliens által küldött token-t hash-eljük, és az így kapott hash-t hasonlítjuk az adatbázisbeli értékhez.</w:t>
      </w:r>
    </w:p>
    <w:p>
      <w:pPr>
        <w:pBdr>
          <w:left w:val="single" w:color="2E75B6" w:sz="18" w:space="8"/>
        </w:pBdr>
        <w:shd w:fill="EAF2FB" w:val="clear"/>
        <w:spacing w:after="120" w:before="120" w:line="280"/>
        <w:ind w:left="240" w:right="240"/>
      </w:pPr>
      <w:r>
        <w:rPr>
          <w:b/>
          <w:bCs/>
          <w:color w:val="2E75B6"/>
        </w:rPr>
        <w:t xml:space="preserve">Megjegyzés: </w:t>
      </w:r>
      <w:r>
        <w:t xml:space="preserve">Ez biztosítja, hogy ha az adatbázis valaha megsérül vagy ellopják, a token hash-ekből nem lehet visszafejteni a működő tokeneket — a támadónak előre tudnia kéne a 32 byte-os pre-image-et, ami gyakorlatilag lehetetlen.</w:t>
      </w:r>
    </w:p>
    <w:p>
      <w:pPr>
        <w:pStyle w:val="Heading2"/>
        <w:spacing w:after="160" w:before="300"/>
      </w:pPr>
      <w:del w:id="90231" w:author="Claude" w:date="2026-05-04T21:52:33Z">
        <w:r>
          <w:delText xml:space="preserve">14</w:delText>
        </w:r>
      </w:del>
      <w:ins w:id="90232" w:author="Claude" w:date="2026-05-04T21:52:33Z">
        <w:r>
          <w:t xml:space="preserve">15</w:t>
        </w:r>
      </w:ins>
      <w:r>
        <w:t xml:space="preserve">.3 SQL injection védelem</w:t>
      </w:r>
    </w:p>
    <w:p>
      <w:pPr>
        <w:spacing w:after="120" w:line="280"/>
        <w:jc w:val="both"/>
      </w:pPr>
      <w:r>
        <w:t xml:space="preserve">Minden adatbázis-lekérdezés prepared statement-et használ a mysql2/promise pool.execute() segítségével. A felhasználói input soha nem kerül direkt string-koncatenációval a SQL-be. Egyetlen kivétel az ELO-oszlop nevének dinamikus felhasználása, ahol egy explicit whitelist (ALLOWED_ELO_COLUMNS) ellenőrzi az értéket még a query elkészítése előtt.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backend/chess/modes.js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const ALLOWED_ELO_COLUMNS = new Set([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'elo', 'elo_mattmester', 'elo_classical', 'elo_blitz'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]);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function isValidEloColumn(col)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ALLOWED_ELO_COLUMNS.has(col);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// chess_sql_functions.js — csak whitelist-elt oszlop használható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async function eloLekerdezDb(userId, eloColumn)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if (!isValidEloColumn(eloColumn))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throw new Error('Érvénytelen ELO oszlop.');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const [rows] = await pool.execute(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`SELECT \`${eloColumn}\` AS elo FROM users WHERE id = ?`,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[userId]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);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return rows.length &gt; 0 ? rows[0].elo : null;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del w:id="90233" w:author="Claude" w:date="2026-05-04T21:52:33Z">
        <w:r>
          <w:delText xml:space="preserve">14</w:delText>
        </w:r>
      </w:del>
      <w:ins w:id="90234" w:author="Claude" w:date="2026-05-04T21:52:33Z">
        <w:r>
          <w:t xml:space="preserve">15</w:t>
        </w:r>
      </w:ins>
      <w:r>
        <w:t xml:space="preserve">.4 XSS és CSP</w:t>
      </w:r>
    </w:p>
    <w:p>
      <w:pPr>
        <w:spacing w:after="120" w:line="280"/>
        <w:jc w:val="both"/>
      </w:pPr>
      <w:r>
        <w:t xml:space="preserve">A HTML oldalak Content-Security-Policy meta tag-et használnak, amely csak a megbízható forrásokat (self + cdn.jsdelivr.net + Google Fonts) engedi. Az 'unsafe-inline' csak a stílus- és script-source-okra van engedélyezve a Bootstrap és a saját kódbázis stílusos elemei miatt — ezek karban tartottak, így a kockázat kontrollált.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&lt;!-- profile.html CSP fejléc --&gt;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&lt;meta http-equiv="Content-Security-Policy" content="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default-src 'self';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connect-src 'self' https://cdn.jsdelivr.net;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script-src  'self' https://cdn.jsdelivr.net 'unsafe-inline';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style-src   'self' https://cdn.jsdelivr.net https://fonts.googleapis.com 'unsafe-inline';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font-src    'self' https://cdn.jsdelivr.net https://fonts.gstatic.com;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img-src     'self' data: blob:;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"&gt;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del w:id="90235" w:author="Claude" w:date="2026-05-04T21:52:33Z">
        <w:r>
          <w:delText xml:space="preserve">14</w:delText>
        </w:r>
      </w:del>
      <w:ins w:id="90236" w:author="Claude" w:date="2026-05-04T21:52:33Z">
        <w:r>
          <w:t xml:space="preserve">15</w:t>
        </w:r>
      </w:ins>
      <w:r>
        <w:t xml:space="preserve">.5 Rate limiting</w:t>
      </w:r>
    </w:p>
    <w:p>
      <w:pPr>
        <w:spacing w:after="120" w:line="280"/>
        <w:jc w:val="both"/>
      </w:pPr>
      <w:r>
        <w:t xml:space="preserve">A backend rateLimiter middleware-t használ az érzékeny endpointokon (login, register, password reset, chat send). Két dimenzióban dolgozik: per-IP és per-user. A korlátok túllépésekor a felhasználó 429 Too Many Requests választ kap. A admin_rate_escalations tábla automatikusan dokumentálja a rate-limit szabálysértéseket, és 5x szorzót alkalmaz a következő időablakra.</w:t>
      </w:r>
    </w:p>
    <w:p>
      <w:pPr>
        <w:pStyle w:val="Heading2"/>
        <w:spacing w:after="160" w:before="300"/>
      </w:pPr>
      <w:del w:id="90237" w:author="Claude" w:date="2026-05-04T21:52:33Z">
        <w:r>
          <w:delText xml:space="preserve">14</w:delText>
        </w:r>
      </w:del>
      <w:ins w:id="90238" w:author="Claude" w:date="2026-05-04T21:52:33Z">
        <w:r>
          <w:t xml:space="preserve">15</w:t>
        </w:r>
      </w:ins>
      <w:r>
        <w:t xml:space="preserve">.6 Bemenet-validáció</w:t>
      </w:r>
    </w:p>
    <w:p>
      <w:pPr>
        <w:spacing w:after="120" w:line="280"/>
        <w:jc w:val="both"/>
      </w:pPr>
      <w:r>
        <w:t xml:space="preserve">Minden REST végpont validálja a kapott paramétereket. A számértékeket parsePositiveIntegerInRange dolgozza fel, amely szigorú integer-ellenőrzést végez (a parseInt elfogadja a float-ot és „1abc"-t — a parsePositiveIntegerInRange nem). A string mezők hossza, formátuma és karakter-készlete is ellenőrzött.</w:t>
      </w:r>
    </w:p>
    <w:p>
      <w:pPr>
        <w:pStyle w:val="Heading2"/>
        <w:spacing w:after="160" w:before="300"/>
      </w:pPr>
      <w:del w:id="90239" w:author="Claude" w:date="2026-05-04T21:52:33Z">
        <w:r>
          <w:delText xml:space="preserve">14</w:delText>
        </w:r>
      </w:del>
      <w:ins w:id="90240" w:author="Claude" w:date="2026-05-04T21:52:33Z">
        <w:r>
          <w:t xml:space="preserve">15</w:t>
        </w:r>
      </w:ins>
      <w:r>
        <w:t xml:space="preserve">.7 Admin műveletek kötelező indok</w:t>
      </w:r>
    </w:p>
    <w:p>
      <w:pPr>
        <w:spacing w:after="120" w:line="280"/>
        <w:jc w:val="both"/>
      </w:pPr>
      <w:r>
        <w:t xml:space="preserve">Minden admin mutáló művelet (ban, kick, role-grant, profile-edit, IP-block, chat-allow) kötelezően egy minimum 10 karakteres indok-mezővel rendelkezik. A requireReasonOnMutate middleware ezt érvényesíti, és az indokot az admin_audit_log.reason oszlopába menti. Az indok későbbi átnézése segíti az admin-tevékenység transzparenciáját és vitás eseteknél bizonyíték.</w:t>
      </w:r>
    </w:p>
    <w:p>
      <w:pPr>
        <w:pStyle w:val="Heading2"/>
        <w:spacing w:after="160" w:before="300"/>
      </w:pPr>
      <w:del w:id="90241" w:author="Claude" w:date="2026-05-04T21:52:33Z">
        <w:r>
          <w:delText xml:space="preserve">14</w:delText>
        </w:r>
      </w:del>
      <w:ins w:id="90242" w:author="Claude" w:date="2026-05-04T21:52:33Z">
        <w:r>
          <w:t xml:space="preserve">15</w:t>
        </w:r>
      </w:ins>
      <w:r>
        <w:t xml:space="preserve">.8 IP blokk</w:t>
      </w:r>
    </w:p>
    <w:p>
      <w:pPr>
        <w:spacing w:after="120" w:line="280"/>
        <w:jc w:val="both"/>
      </w:pPr>
      <w:r>
        <w:t xml:space="preserve">Az ipBlockGuard middleware minden HTTP kérésen lefut, és ellenőrzi, hogy a kliens IP-je nincs-e az ip_blocks táblában. Ha igen, 403 Forbidden-nel reagál. A blokkolás vagy admin-akcióból (egy alert IP-jére kattintva) vagy automatikus eszkalációból eredhet.</w:t>
      </w:r>
    </w:p>
    <w:p>
      <w:pPr>
        <w:pStyle w:val="Heading1"/>
        <w:pageBreakBefore/>
        <w:spacing w:after="200" w:before="400"/>
      </w:pPr>
      <w:del w:id="90243" w:author="Claude" w:date="2026-05-04T21:52:33Z">
        <w:r>
          <w:delText xml:space="preserve">15</w:delText>
        </w:r>
      </w:del>
      <w:ins w:id="90244" w:author="Claude" w:date="2026-05-04T21:52:33Z">
        <w:r>
          <w:t xml:space="preserve">16</w:t>
        </w:r>
      </w:ins>
      <w:r>
        <w:t xml:space="preserve">. Telepítés és üzemeltetés</w:t>
      </w:r>
    </w:p>
    <w:p>
      <w:pPr>
        <w:pStyle w:val="Heading2"/>
        <w:spacing w:after="160" w:before="300"/>
      </w:pPr>
      <w:del w:id="90245" w:author="Claude" w:date="2026-05-04T21:52:33Z">
        <w:r>
          <w:delText xml:space="preserve">15</w:delText>
        </w:r>
      </w:del>
      <w:ins w:id="90246" w:author="Claude" w:date="2026-05-04T21:52:33Z">
        <w:r>
          <w:t xml:space="preserve">16</w:t>
        </w:r>
      </w:ins>
      <w:r>
        <w:t xml:space="preserve">.1 Rendszer-követelmények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Node.js 18 LTS vagy újabb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MySQL 8.0 vagy újabb (MariaDB 10.6+ is működik)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Min. 1 GB RAM (kis méretű telepítéshez), 2+ GB ajánlott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Min. 5 GB szabad lemezterület (logok és profilképek)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Linux (Ubuntu 22.04+, Debian 12+) vagy Windows Server (10+)</w:t>
      </w:r>
    </w:p>
    <w:p>
      <w:pPr>
        <w:pStyle w:val="Heading2"/>
        <w:spacing w:after="160" w:before="300"/>
      </w:pPr>
      <w:del w:id="90247" w:author="Claude" w:date="2026-05-04T21:52:33Z">
        <w:r>
          <w:delText xml:space="preserve">15</w:delText>
        </w:r>
      </w:del>
      <w:ins w:id="90248" w:author="Claude" w:date="2026-05-04T21:52:33Z">
        <w:r>
          <w:t xml:space="preserve">16</w:t>
        </w:r>
      </w:ins>
      <w:r>
        <w:t xml:space="preserve">.2 Telepítési lépések</w:t>
      </w:r>
    </w:p>
    <w:p>
      <w:pPr>
        <w:pStyle w:val="Heading3"/>
        <w:spacing w:after="120" w:before="200"/>
      </w:pPr>
      <w:del w:id="90249" w:author="Claude" w:date="2026-05-04T21:52:33Z">
        <w:r>
          <w:delText xml:space="preserve">15</w:delText>
        </w:r>
      </w:del>
      <w:ins w:id="90250" w:author="Claude" w:date="2026-05-04T21:52:33Z">
        <w:r>
          <w:t xml:space="preserve">16</w:t>
        </w:r>
      </w:ins>
      <w:r>
        <w:t xml:space="preserve">.2.1 1. lépés — Forrás letöltése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git clone https://github.com/&lt;your-org&gt;/MattMester.git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cd MattMester/backend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del w:id="90251" w:author="Claude" w:date="2026-05-04T21:52:33Z">
        <w:r>
          <w:delText xml:space="preserve">15</w:delText>
        </w:r>
      </w:del>
      <w:ins w:id="90252" w:author="Claude" w:date="2026-05-04T21:52:33Z">
        <w:r>
          <w:t xml:space="preserve">16</w:t>
        </w:r>
      </w:ins>
      <w:r>
        <w:t xml:space="preserve">.2.2 2. lépés — Adatbázis előkészítése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mysql -u root -p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DATABASE mattmester CHARACTER SET utf8mb4 COLLATE utf8mb4_unicode_ci;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CREATE USER 'mattmester'@'localhost' IDENTIFIED BY '&lt;strong-password&gt;';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GRANT ALL PRIVILEGES ON mattmester.* TO 'mattmester'@'localhost';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FLUSH PRIVILEGES;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EXIT;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Séma + seed adatok importálása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mysql -u mattmester -p mattmester &lt; backend/sql/create_database.sql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del w:id="90253" w:author="Claude" w:date="2026-05-04T21:52:33Z">
        <w:r>
          <w:delText xml:space="preserve">15</w:delText>
        </w:r>
      </w:del>
      <w:ins w:id="90254" w:author="Claude" w:date="2026-05-04T21:52:33Z">
        <w:r>
          <w:t xml:space="preserve">16</w:t>
        </w:r>
      </w:ins>
      <w:r>
        <w:t xml:space="preserve">.2.3 3. lépés — Környezeti változók</w:t>
      </w:r>
    </w:p>
    <w:p>
      <w:pPr>
        <w:spacing w:after="120" w:line="280"/>
        <w:jc w:val="both"/>
      </w:pPr>
      <w:r>
        <w:t xml:space="preserve">A .env fájlban az alábbi kulcsokat kell beállítani: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Adatbázis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DB_HOST=localhost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DB_PORT=3306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DB_USER=mattmester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DB_PASSWORD=&lt;strong-password&gt;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DB_NAME=mattmester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Session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SESSION_SECRET=&lt;min-32-byte-random-string&gt;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SMTP (email-verifikáció + jelszó-reset)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SMTP_HOST=smtp.gmail.com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SMTP_PORT=465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SMTP_SECURE=true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SMTP_USER=mattmester.support@gmail.com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SMTP_PASS=&lt;smtp-app-password&gt;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SMTP_FROM="MattMester &lt;no-reply@mattmester.local&gt;"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SMTP_TLS_REJECT=true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Publikus URL (a verifikációs link tartalma)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PUBLIC_BASE_URL=https://mattmester.com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Port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PORT=3000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200"/>
      </w:pPr>
      <w:del w:id="90255" w:author="Claude" w:date="2026-05-04T21:52:33Z">
        <w:r>
          <w:delText xml:space="preserve">15</w:delText>
        </w:r>
      </w:del>
      <w:ins w:id="90256" w:author="Claude" w:date="2026-05-04T21:52:33Z">
        <w:r>
          <w:t xml:space="preserve">16</w:t>
        </w:r>
      </w:ins>
      <w:r>
        <w:t xml:space="preserve">.2.4 4. lépés — Indítás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Fejlesztés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run dev    # nodemon-nal restart on save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Élesben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npm start      # vagy systemd service / pm2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Az alapértelmezett port: 3000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Browser: http://localhost:3000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del w:id="90257" w:author="Claude" w:date="2026-05-04T21:52:33Z">
        <w:r>
          <w:delText xml:space="preserve">15</w:delText>
        </w:r>
      </w:del>
      <w:ins w:id="90258" w:author="Claude" w:date="2026-05-04T21:52:33Z">
        <w:r>
          <w:t xml:space="preserve">16</w:t>
        </w:r>
      </w:ins>
      <w:r>
        <w:t xml:space="preserve">.3 Reverse proxy konfiguráció</w:t>
      </w:r>
    </w:p>
    <w:p>
      <w:pPr>
        <w:spacing w:after="120" w:line="280"/>
        <w:jc w:val="both"/>
      </w:pPr>
      <w:r>
        <w:t xml:space="preserve">Élesben javasolt egy reverse proxy (nginx vagy Caddy) elé tenni a Node.js szervert, hogy kezelje a HTTPS terminálást, a static caching-et és a websocket upgrade-et. Egy egyszerű nginx konfiguráció: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server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listen 443 ssl http2;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server_name mattmester.com;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ssl_certificate     /etc/letsencrypt/live/mattmester.com/fullchain.pem;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ssl_certificate_key /etc/letsencrypt/live/mattmester.com/privkey.pem;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location / {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proxy_pass http://127.0.0.1:3000;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proxy_http_version 1.1;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Upgrade $http_upgrade;       # websocket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Connection "upgrade";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Host $host;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X-Real-IP $remote_addr;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X-Forwarded-For $proxy_add_x_forwarded_for;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    proxy_set_header X-Forwarded-Proto $scheme;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120" w:before="0"/>
      </w:pPr>
      <w:r>
        <w:t xml:space="preserve"/>
      </w:r>
    </w:p>
    <w:p>
      <w:pPr>
        <w:pBdr>
          <w:left w:val="single" w:color="C00000" w:sz="18" w:space="8"/>
        </w:pBdr>
        <w:shd w:fill="FBEAEA" w:val="clear"/>
        <w:spacing w:after="120" w:before="120" w:line="280"/>
        <w:ind w:left="240" w:right="240"/>
      </w:pPr>
      <w:r>
        <w:rPr>
          <w:b/>
          <w:bCs/>
          <w:color w:val="C00000"/>
        </w:rPr>
        <w:t xml:space="preserve">Figyelem: </w:t>
      </w:r>
      <w:r>
        <w:t xml:space="preserve">A trust proxy: 1 beállítás a server.js-ben kötelező reverse proxy mögött, hogy a req.ip a valódi kliens IP-t tartalmazza, ne a proxy-ét.</w:t>
      </w:r>
    </w:p>
    <w:p>
      <w:pPr>
        <w:pStyle w:val="Heading2"/>
        <w:spacing w:after="160" w:before="300"/>
      </w:pPr>
      <w:del w:id="90259" w:author="Claude" w:date="2026-05-04T21:52:33Z">
        <w:r>
          <w:delText xml:space="preserve">15</w:delText>
        </w:r>
      </w:del>
      <w:ins w:id="90260" w:author="Claude" w:date="2026-05-04T21:52:33Z">
        <w:r>
          <w:t xml:space="preserve">16</w:t>
        </w:r>
      </w:ins>
      <w:r>
        <w:t xml:space="preserve">.4 Adatmentés és helyreállítás</w:t>
      </w:r>
    </w:p>
    <w:p>
      <w:pPr>
        <w:spacing w:after="120" w:line="280"/>
        <w:jc w:val="both"/>
      </w:pPr>
      <w:r>
        <w:t xml:space="preserve">A teljes alkalmazás-állapot az adatbázisban és a backend/profile_pictures mappában van. Egy konzisztens mentés:</w:t>
      </w:r>
    </w:p>
    <w:p>
      <w:pPr>
        <w:spacing w:after="0" w:before="60"/>
      </w:pPr>
      <w:r>
        <w:t xml:space="preserve"/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#!/bin/bash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Napi mentés cron-ból: 0 3 * * *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TIMESTAMP=$(date +%Y%m%d_%H%M%S)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BACKUP_DIR=/var/backups/mattmester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DB dump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mysqldump --single-transaction --quick \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-u mattmester -p&lt;password&gt; mattmester \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| gzip &gt; $BACKUP_DIR/db_$TIMESTAMP.sql.gz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Profilképek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tar czf $BACKUP_DIR/profile_pictures_$TIMESTAMP.tar.gz \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   -C /opt/mattmester/backend profile_pictures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# 30 napnál régebbi mentések törlése</w:t>
      </w:r>
    </w:p>
    <w:p>
      <w:pPr>
        <w:shd w:fill="F4F4F4" w:val="clear"/>
        <w:spacing w:after="0" w:before="0" w:line="240"/>
        <w:ind w:left="240"/>
      </w:pPr>
      <w:r>
        <w:rPr>
          <w:rFonts w:ascii="Consolas" w:cs="Consolas" w:eastAsia="Consolas" w:hAnsi="Consolas"/>
          <w:sz w:val="18"/>
          <w:szCs w:val="18"/>
        </w:rPr>
        <w:t xml:space="preserve">find $BACKUP_DIR -name "*.gz" -mtime +30 -delete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60" w:before="300"/>
      </w:pPr>
      <w:del w:id="90261" w:author="Claude" w:date="2026-05-04T21:52:33Z">
        <w:r>
          <w:delText xml:space="preserve">15</w:delText>
        </w:r>
      </w:del>
      <w:ins w:id="90262" w:author="Claude" w:date="2026-05-04T21:52:33Z">
        <w:r>
          <w:t xml:space="preserve">16</w:t>
        </w:r>
      </w:ins>
      <w:r>
        <w:t xml:space="preserve">.5 Karbantartási feladatok</w:t>
      </w:r>
    </w:p>
    <w:p>
      <w:pPr>
        <w:pStyle w:val="Heading3"/>
        <w:spacing w:after="120" w:before="200"/>
      </w:pPr>
      <w:del w:id="90263" w:author="Claude" w:date="2026-05-04T21:52:33Z">
        <w:r>
          <w:delText xml:space="preserve">15</w:delText>
        </w:r>
      </w:del>
      <w:ins w:id="90264" w:author="Claude" w:date="2026-05-04T21:52:33Z">
        <w:r>
          <w:t xml:space="preserve">16</w:t>
        </w:r>
      </w:ins>
      <w:r>
        <w:t xml:space="preserve">.5.1 Hourly cron — Soft-delete</w:t>
      </w:r>
    </w:p>
    <w:p>
      <w:pPr>
        <w:spacing w:after="120" w:line="280"/>
        <w:jc w:val="both"/>
      </w:pPr>
      <w:r>
        <w:t xml:space="preserve">Egy óránként futó cron-job hard-deleteli azokat a felhasználókat, akiknek a pending_deletion_until &lt; NOW(). Ez a 7 napos grace period letelte utáni végleges törlést végzi.</w:t>
      </w:r>
    </w:p>
    <w:p>
      <w:pPr>
        <w:pStyle w:val="Heading3"/>
        <w:spacing w:after="120" w:before="200"/>
      </w:pPr>
      <w:del w:id="90265" w:author="Claude" w:date="2026-05-04T21:52:33Z">
        <w:r>
          <w:delText xml:space="preserve">15</w:delText>
        </w:r>
      </w:del>
      <w:ins w:id="90266" w:author="Claude" w:date="2026-05-04T21:52:33Z">
        <w:r>
          <w:t xml:space="preserve">16</w:t>
        </w:r>
      </w:ins>
      <w:r>
        <w:t xml:space="preserve">.5.2 Daily cron — Audit retention</w:t>
      </w:r>
    </w:p>
    <w:p>
      <w:pPr>
        <w:spacing w:after="120" w:line="280"/>
        <w:jc w:val="both"/>
      </w:pPr>
      <w:r>
        <w:t xml:space="preserve">Az admin_audit_log és user_log idővel nagyra nőhetnek. A retention service naponta egyszer törli a 90 napnál régebbi sorokat (deleteAuditEntriesOlderThan). A kritikus eseményeket (admin actions, ban, IP block) tovább megőrizzük (180 nap).</w:t>
      </w:r>
    </w:p>
    <w:p>
      <w:pPr>
        <w:pStyle w:val="Heading3"/>
        <w:spacing w:after="120" w:before="200"/>
      </w:pPr>
      <w:del w:id="90267" w:author="Claude" w:date="2026-05-04T21:52:33Z">
        <w:r>
          <w:delText xml:space="preserve">15</w:delText>
        </w:r>
      </w:del>
      <w:ins w:id="90268" w:author="Claude" w:date="2026-05-04T21:52:33Z">
        <w:r>
          <w:t xml:space="preserve">16</w:t>
        </w:r>
      </w:ins>
      <w:r>
        <w:t xml:space="preserve">.5.3 Daily cron — Email token cleanup</w:t>
      </w:r>
    </w:p>
    <w:p>
      <w:pPr>
        <w:spacing w:after="120" w:line="280"/>
        <w:jc w:val="both"/>
      </w:pPr>
      <w:r>
        <w:t xml:space="preserve">A lejárt email-verification és password-reset tokeneket napi cleanup törli. Egy lejárt token érvénytelen, de a táblában feleslegesen elfoglalja a helyet.</w:t>
      </w:r>
    </w:p>
    <w:p>
      <w:pPr>
        <w:pStyle w:val="Heading2"/>
        <w:spacing w:after="160" w:before="300"/>
      </w:pPr>
      <w:del w:id="90269" w:author="Claude" w:date="2026-05-04T21:52:33Z">
        <w:r>
          <w:delText xml:space="preserve">15</w:delText>
        </w:r>
      </w:del>
      <w:ins w:id="90270" w:author="Claude" w:date="2026-05-04T21:52:33Z">
        <w:r>
          <w:t xml:space="preserve">16</w:t>
        </w:r>
      </w:ins>
      <w:r>
        <w:t xml:space="preserve">.6 Monitoring</w:t>
      </w:r>
    </w:p>
    <w:p>
      <w:pPr>
        <w:spacing w:after="120" w:line="280"/>
        <w:jc w:val="both"/>
      </w:pPr>
      <w:r>
        <w:t xml:space="preserve">A logok stdout-ra kerülnek, így a process manager (pm2, systemd, Docker) gyűjti őket. Az alábbi metrikákat érdemes figyelni: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aktív sakk-meccsek száma (in-memory) — túl sok = memory pressure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admin_alert_log severity=critical sorok száma az utolsó 24 órában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failed login arány — brute-force jelzés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socket disconnect/reconnect arány — instabil hálózat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SMTP send failures — email-küldés problémák</w:t>
      </w:r>
    </w:p>
    <w:p>
      <w:pPr>
        <w:pStyle w:val="Heading2"/>
        <w:spacing w:after="160" w:before="300"/>
      </w:pPr>
      <w:del w:id="90271" w:author="Claude" w:date="2026-05-04T21:52:33Z">
        <w:r>
          <w:delText xml:space="preserve">15</w:delText>
        </w:r>
      </w:del>
      <w:ins w:id="90272" w:author="Claude" w:date="2026-05-04T21:52:33Z">
        <w:r>
          <w:t xml:space="preserve">16</w:t>
        </w:r>
      </w:ins>
      <w:r>
        <w:t xml:space="preserve">.7 Hibaelhárítás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900"/>
        <w:gridCol w:w="3760"/>
      </w:tblGrid>
      <w:tr>
        <w:trPr>
          <w:tblHeader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Tünet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Oka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Megoldás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„Email verification failed"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Lejárt token (24h+)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verifikációs email kérése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 nem kapcsolódik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 / proxy gond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nginx upgrade headers ellenőrzése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 connection timeout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Pool kifogyott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Pool size növelése (mysql.createPool)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„Maintenance mode"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BE kapcsolta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panelon kikapcsolni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 picture nem tölt fel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profile_pictures permisszió</w:t>
            </w:r>
          </w:p>
        </w:tc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chmod 755 + chown node:node</w:t>
            </w:r>
          </w:p>
        </w:tc>
      </w:tr>
    </w:tbl>
    <w:p>
      <w:pPr>
        <w:pStyle w:val="Heading1"/>
        <w:pageBreakBefore/>
        <w:spacing w:after="200" w:before="400"/>
      </w:pPr>
      <w:del w:id="90273" w:author="Claude" w:date="2026-05-04T21:52:33Z">
        <w:r>
          <w:delText xml:space="preserve">16</w:delText>
        </w:r>
      </w:del>
      <w:ins w:id="90274" w:author="Claude" w:date="2026-05-04T21:52:33Z">
        <w:r>
          <w:t xml:space="preserve">17</w:t>
        </w:r>
      </w:ins>
      <w:r>
        <w:t xml:space="preserve">. Függelék</w:t>
      </w:r>
    </w:p>
    <w:p>
      <w:pPr>
        <w:pStyle w:val="Heading2"/>
        <w:spacing w:after="160" w:before="300"/>
      </w:pPr>
      <w:del w:id="90275" w:author="Claude" w:date="2026-05-04T21:52:33Z">
        <w:r>
          <w:delText xml:space="preserve">16</w:delText>
        </w:r>
      </w:del>
      <w:ins w:id="90276" w:author="Claude" w:date="2026-05-04T21:52:33Z">
        <w:r>
          <w:t xml:space="preserve">17</w:t>
        </w:r>
      </w:ins>
      <w:r>
        <w:t xml:space="preserve">.1 REST API végpontok teljes listája</w:t>
      </w:r>
    </w:p>
    <w:p>
      <w:pPr>
        <w:pStyle w:val="Heading3"/>
        <w:spacing w:after="120" w:before="200"/>
      </w:pPr>
      <w:del w:id="90277" w:author="Claude" w:date="2026-05-04T21:52:33Z">
        <w:r>
          <w:delText xml:space="preserve">16</w:delText>
        </w:r>
      </w:del>
      <w:ins w:id="90278" w:author="Claude" w:date="2026-05-04T21:52:33Z">
        <w:r>
          <w:t xml:space="preserve">17</w:t>
        </w:r>
      </w:ins>
      <w:r>
        <w:t xml:space="preserve">.1.1 Authentikáció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/api/register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fiók regisztráció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/api/login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Bejelentkezés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/api/logout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Kijelentkezés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/api/auth/verify-email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Email-verifikáció link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/api/auth/resend-verification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verifikációs email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Jelszó-visszaállító email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/api/auth/reset-password/verify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Reset token ellenőrzés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/api/auth/reset-password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jelszó beállítása</w:t>
            </w:r>
          </w:p>
        </w:tc>
      </w:tr>
    </w:tbl>
    <w:p>
      <w:pPr>
        <w:pStyle w:val="Heading3"/>
        <w:spacing w:after="120" w:before="200"/>
      </w:pPr>
      <w:del w:id="90279" w:author="Claude" w:date="2026-05-04T21:52:33Z">
        <w:r>
          <w:delText xml:space="preserve">16</w:delText>
        </w:r>
      </w:del>
      <w:ins w:id="90280" w:author="Claude" w:date="2026-05-04T21:52:33Z">
        <w:r>
          <w:t xml:space="preserve">17</w:t>
        </w:r>
      </w:ins>
      <w:r>
        <w:t xml:space="preserve">.1.2 Profil és felhasználók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profil adatok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/api/profile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Saját profil módosítás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/api/profile/image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Profilkép feltöltés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/api/players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Felhasználó-lista (kereső)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/api/players/:id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Egy felhasználó publikus profilja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/api/leaderboard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Ranglista lekérdezés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/api/security/history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Biztonsági napló (saját)</w:t>
            </w:r>
          </w:p>
        </w:tc>
      </w:tr>
    </w:tbl>
    <w:p>
      <w:pPr>
        <w:pStyle w:val="Heading3"/>
        <w:spacing w:after="120" w:before="200"/>
      </w:pPr>
      <w:del w:id="90281" w:author="Claude" w:date="2026-05-04T21:52:33Z">
        <w:r>
          <w:delText xml:space="preserve">16</w:delText>
        </w:r>
      </w:del>
      <w:ins w:id="90282" w:author="Claude" w:date="2026-05-04T21:52:33Z">
        <w:r>
          <w:t xml:space="preserve">17</w:t>
        </w:r>
      </w:ins>
      <w:r>
        <w:t xml:space="preserve">.1.3 Sakk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/api/chess/bot/start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meccs indítás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/api/chess/:id/move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Lépés végrehajtás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/api/chess/:id/ability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Képesség aktiválás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/api/chess/:id/state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Állapot lekérdezés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/api/chess/:id/resign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Feladás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/api/chess/active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Aktív meccs lekérdezése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/api/chess/modes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Játékmódok listája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/api/chess/difficulty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 nehézségi szintek</w:t>
            </w:r>
          </w:p>
        </w:tc>
      </w:tr>
    </w:tbl>
    <w:p>
      <w:pPr>
        <w:pStyle w:val="Heading3"/>
        <w:spacing w:after="120" w:before="200"/>
      </w:pPr>
      <w:del w:id="90283" w:author="Claude" w:date="2026-05-04T21:52:33Z">
        <w:r>
          <w:delText xml:space="preserve">16</w:delText>
        </w:r>
      </w:del>
      <w:ins w:id="90284" w:author="Claude" w:date="2026-05-04T21:52:33Z">
        <w:r>
          <w:t xml:space="preserve">17</w:t>
        </w:r>
      </w:ins>
      <w:r>
        <w:t xml:space="preserve">.1.4 Barátok és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Barátlista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/api/friends/add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Barát-kérés küldés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/api/friends/accept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Barát-kérés elfogadás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/api/friends/reject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Barát-kérés elutasítás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/api/friends/block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Felhasználó blokkolása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/api/friends/:id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Barát eltávolítás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Beszélgetések listája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/api/chat/conversations/direct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direkt beszélgetés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/api/chat/conversations/:id/messages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Üzenetek lekérdezése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/api/chat/conversations/:id/messages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Üzenet küldése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/api/chat/messages/:id/report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Üzenet bejelentés</w:t>
            </w:r>
          </w:p>
        </w:tc>
      </w:tr>
    </w:tbl>
    <w:p>
      <w:pPr>
        <w:pStyle w:val="Heading3"/>
        <w:spacing w:after="120" w:before="200"/>
      </w:pPr>
      <w:del w:id="90285" w:author="Claude" w:date="2026-05-04T21:52:33Z">
        <w:r>
          <w:delText xml:space="preserve">16</w:delText>
        </w:r>
      </w:del>
      <w:ins w:id="90286" w:author="Claude" w:date="2026-05-04T21:52:33Z">
        <w:r>
          <w:t xml:space="preserve">17</w:t>
        </w:r>
      </w:ins>
      <w:r>
        <w:t xml:space="preserve">.1.5 Admin végpontok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700"/>
        <w:gridCol w:w="42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Metódus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Útvonal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/api/admin/elevate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Step-up token kiadás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/api/admin/elevate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 visszavonás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felhasználó-lista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felhasználó létrehozás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Felhasználó szerkesztés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/api/admin/users/:id/ban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Tiltás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/api/admin/users/:id/unban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Tiltás feloldás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/api/admin/users/:id/restore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 visszavonás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/api/admin/audit-log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napló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/api/admin/alerts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Riasztások listája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/api/admin/settings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Site-settings frissítés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/api/admin/maintenance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Karbantartás be/ki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/api/admin/tests/run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Tesztek futtatás</w:t>
            </w:r>
          </w:p>
        </w:tc>
      </w:tr>
    </w:tbl>
    <w:p>
      <w:pPr>
        <w:pStyle w:val="Heading2"/>
        <w:spacing w:after="160" w:before="300"/>
      </w:pPr>
      <w:del w:id="90287" w:author="Claude" w:date="2026-05-04T21:52:33Z">
        <w:r>
          <w:delText xml:space="preserve">16</w:delText>
        </w:r>
      </w:del>
      <w:ins w:id="90288" w:author="Claude" w:date="2026-05-04T21:52:33Z">
        <w:r>
          <w:t xml:space="preserve">17</w:t>
        </w:r>
      </w:ins>
      <w:r>
        <w:t xml:space="preserve">.2 Konfigurációs konstansok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700"/>
        <w:gridCol w:w="4160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Konstans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Érték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INVITE_TIMEOUT_MS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Meghívás lejárati idő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DISCONNECT_GRACE_MS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PvP reconnect grace period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CLEANUP_DELAY_MS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 cleanup vége után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REMATCH_TIMEOUT_MS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Visszavágó-ajánlat lejár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TOKEN_TTL_MS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Email-verifikáció token érv.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PASSWORD_RESET_TOKEN_TTL_MS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1h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Jelszó-reset token érv.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ADMIN_TOKEN_TTL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perc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step-up token sliding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SOCKET_SYNC_TIMEOUT_MS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2500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 context sync timeout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SOCKET_CONNECT_TIMEOUT_MS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Socket connect timeout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KEZDO_ELO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Új user kezdő ELO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TIME_PAUSE_MS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pause képesség hossza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BOARD_HIDE_MS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5_000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Board hide képesség hossza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LEFOKOZAS_MAX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Lefokozott bábu max távolság</w:t>
            </w:r>
          </w:p>
        </w:tc>
      </w:tr>
    </w:tbl>
    <w:p>
      <w:pPr>
        <w:pStyle w:val="Heading2"/>
        <w:spacing w:after="160" w:before="300"/>
      </w:pPr>
      <w:del w:id="90289" w:author="Claude" w:date="2026-05-04T21:52:33Z">
        <w:r>
          <w:delText xml:space="preserve">16</w:delText>
        </w:r>
      </w:del>
      <w:ins w:id="90290" w:author="Claude" w:date="2026-05-04T21:52:33Z">
        <w:r>
          <w:t xml:space="preserve">17</w:t>
        </w:r>
      </w:ins>
      <w:r>
        <w:t xml:space="preserve">.3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Kifejezés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Jelentés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Standard Algebraic Notation — sakklépés-jelölés (pl. "Nf3+", "O-O")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Forsyth-Edwards Notation — pozíció string (board state, ki jön, sáncolás)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PGN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Portable Game Notation — meccs export-formátum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Ply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Fél-lépés. Egy fehér + egy fekete lépés = 1 teljes lépés = 2 ply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ELO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Játékos-rangsor pontszám (Arpad Elo nyomán)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Step-up auth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Másodlagos hitelesítés érzékeny műveletekhez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Soft-delete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Időzített törlés grace period-del, visszavonható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Audit log</w:t>
            </w:r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Append-only napló admin műveletekről</w:t>
            </w:r>
          </w:p>
        </w:tc>
      </w:tr>
      <w:tr>
        <w:trPr>
          <w:tblHeader w:val="false"/>
          <w:ins w:id="90332" w:author="Claude" w:date="2026-05-04T21:52:33Z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33" w:author="Claude" w:date="2026-05-04T21:52:33Z"/>
              </w:rPr>
            </w:pPr>
            <w:ins w:id="9033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i18n</w:t>
              </w:r>
            </w:ins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35" w:author="Claude" w:date="2026-05-04T21:52:33Z"/>
              </w:rPr>
            </w:pPr>
            <w:ins w:id="9033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Internationalization — kétnyelvű (HU/EN) szövegrendszer</w:t>
              </w:r>
            </w:ins>
          </w:p>
        </w:tc>
      </w:tr>
      <w:tr>
        <w:trPr>
          <w:tblHeader w:val="false"/>
          <w:ins w:id="90337" w:author="Claude" w:date="2026-05-04T21:52:33Z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38" w:author="Claude" w:date="2026-05-04T21:52:33Z"/>
              </w:rPr>
            </w:pPr>
            <w:ins w:id="90339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Step-up token</w:t>
              </w:r>
            </w:ins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40" w:author="Claude" w:date="2026-05-04T21:52:33Z"/>
              </w:rPr>
            </w:pPr>
            <w:ins w:id="90341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15 perces sliding TTL admin token, jelszó-újraírással kiváltva</w:t>
              </w:r>
            </w:ins>
          </w:p>
        </w:tc>
      </w:tr>
      <w:tr>
        <w:trPr>
          <w:tblHeader w:val="false"/>
          <w:ins w:id="90342" w:author="Claude" w:date="2026-05-04T21:52:33Z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43" w:author="Claude" w:date="2026-05-04T21:52:33Z"/>
              </w:rPr>
            </w:pPr>
            <w:ins w:id="9034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MutationObserver</w:t>
              </w:r>
            </w:ins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45" w:author="Claude" w:date="2026-05-04T21:52:33Z"/>
              </w:rPr>
            </w:pPr>
            <w:ins w:id="9034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DOM-változás-figyelő API; az i18n.js használja dinamikus markup fordítására</w:t>
              </w:r>
            </w:ins>
          </w:p>
        </w:tc>
      </w:tr>
      <w:tr>
        <w:trPr>
          <w:tblHeader w:val="false"/>
          <w:ins w:id="90347" w:author="Claude" w:date="2026-05-04T21:52:33Z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48" w:author="Claude" w:date="2026-05-04T21:52:33Z"/>
              </w:rPr>
            </w:pPr>
            <w:ins w:id="90349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IIFE</w:t>
              </w:r>
            </w:ins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50" w:author="Claude" w:date="2026-05-04T21:52:33Z"/>
              </w:rPr>
            </w:pPr>
            <w:ins w:id="90351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Immediately Invoked Function Expression — modul-scope-olás globális szennyezés nélkül</w:t>
              </w:r>
            </w:ins>
          </w:p>
        </w:tc>
      </w:tr>
      <w:tr>
        <w:trPr>
          <w:tblHeader w:val="false"/>
          <w:ins w:id="90352" w:author="Claude" w:date="2026-05-04T21:52:33Z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53" w:author="Claude" w:date="2026-05-04T21:52:33Z"/>
              </w:rPr>
            </w:pPr>
            <w:ins w:id="9035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SSOT</w:t>
              </w:r>
            </w:ins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55" w:author="Claude" w:date="2026-05-04T21:52:33Z"/>
              </w:rPr>
            </w:pPr>
            <w:ins w:id="9035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Single Source of Truth — egyetlen kanonikus konfigurációs forrás (pl. modes.js, CHAT_CONFIG)</w:t>
              </w:r>
            </w:ins>
          </w:p>
        </w:tc>
      </w:tr>
      <w:tr>
        <w:trPr>
          <w:tblHeader w:val="false"/>
          <w:ins w:id="90357" w:author="Claude" w:date="2026-05-04T21:52:33Z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58" w:author="Claude" w:date="2026-05-04T21:52:33Z"/>
              </w:rPr>
            </w:pPr>
            <w:ins w:id="90359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Toast</w:t>
              </w:r>
            </w:ins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60" w:author="Claude" w:date="2026-05-04T21:52:33Z"/>
              </w:rPr>
            </w:pPr>
            <w:ins w:id="90361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Nem-blokkoló buborék-üzenet a viewport sarkában, auto-dismiss-szel</w:t>
              </w:r>
            </w:ins>
          </w:p>
        </w:tc>
      </w:tr>
      <w:tr>
        <w:trPr>
          <w:tblHeader w:val="false"/>
          <w:ins w:id="90362" w:author="Claude" w:date="2026-05-04T21:52:33Z"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63" w:author="Claude" w:date="2026-05-04T21:52:33Z"/>
              </w:rPr>
            </w:pPr>
            <w:ins w:id="90364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DI factory</w:t>
              </w:r>
            </w:ins>
          </w:p>
        </w:tc>
        <w:tc>
          <w:tcPr>
            <w:tcW w:type="dxa" w:w="6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7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rPr>
                <w:ins w:id="90365" w:author="Claude" w:date="2026-05-04T21:52:33Z"/>
              </w:rPr>
            </w:pPr>
            <w:ins w:id="90366" w:author="Claude" w:date="2026-05-04T21:52:33Z">
              <w:r>
                <w:rPr>
                  <w:b w:val="false"/>
                  <w:bCs w:val="false"/>
                  <w:color w:val="000000"/>
                  <w:sz w:val="20"/>
                  <w:szCs w:val="20"/>
                </w:rPr>
                <w:t xml:space="preserve">Dependency-Injection factory pattern — tesztelhetőség miatt mockolható függőségek</w:t>
              </w:r>
            </w:ins>
          </w:p>
        </w:tc>
      </w:tr>
    </w:tbl>
    <w:p>
      <w:pPr>
        <w:pStyle w:val="Heading2"/>
        <w:spacing w:after="160" w:before="300"/>
      </w:pPr>
      <w:del w:id="90291" w:author="Claude" w:date="2026-05-04T21:52:33Z">
        <w:r>
          <w:delText xml:space="preserve">16</w:delText>
        </w:r>
      </w:del>
      <w:ins w:id="90292" w:author="Claude" w:date="2026-05-04T21:52:33Z">
        <w:r>
          <w:t xml:space="preserve">17</w:t>
        </w:r>
      </w:ins>
      <w:r>
        <w:t xml:space="preserve">.4 Hivatkozások és további dokumentumok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backend/ADMIN_PANEL.md — admin panel részletes specifikáció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backend/USER_FEATURES.md — felhasználói funkciók részletes leírása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readme.md — projekt áttekintő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ROADMAP.md — fejlesztési ütemterv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issues.md — ismert hibák és kérések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Mattmester_AB_leiras.txt — adatbázis-tervezési dokumentum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mattmester_vegso_EK.png — egyed-kapcsolat (ER) diagram</w:t>
      </w:r>
    </w:p>
    <w:p>
      <w:pPr>
        <w:pStyle w:val="Heading2"/>
        <w:spacing w:after="160" w:before="300"/>
      </w:pPr>
      <w:del w:id="90293" w:author="Claude" w:date="2026-05-04T21:52:33Z">
        <w:r>
          <w:delText xml:space="preserve">16</w:delText>
        </w:r>
      </w:del>
      <w:ins w:id="90294" w:author="Claude" w:date="2026-05-04T21:52:33Z">
        <w:r>
          <w:t xml:space="preserve">17</w:t>
        </w:r>
      </w:ins>
      <w:r>
        <w:t xml:space="preserve">.5 Záró megjegyzések</w:t>
      </w:r>
    </w:p>
    <w:p>
      <w:pPr>
        <w:spacing w:after="120" w:line="280"/>
        <w:jc w:val="both"/>
      </w:pPr>
      <w:r>
        <w:t xml:space="preserve">A MattMester platform aktív fejlesztés alatt áll. Az itt leírt funkciók és technikai részletek a dokumentum elkészítésekori állapotot tükrözik. A folyamatos változások és újdonságok a verziókezelő rendszerben (Git history) követhetők.</w:t>
      </w:r>
    </w:p>
    <w:p>
      <w:pPr>
        <w:spacing w:after="120" w:line="280"/>
        <w:jc w:val="both"/>
      </w:pPr>
      <w:r>
        <w:t xml:space="preserve">Bármilyen technikai kérdés vagy hibajelentés esetén az üzemeltető a következő csatornákon érhető el: a támogatási email cím (mattmester.support@gmail.com), valamint a projekt GitHub issue-tracker felülete. Az adminisztrátorok kötelezően reagálnak minden reportra 48 órán belül.</w:t>
      </w:r>
    </w:p>
    <w:p>
      <w:pPr>
        <w:spacing w:after="120" w:line="280"/>
        <w:jc w:val="both"/>
      </w:pPr>
      <w:r>
        <w:t xml:space="preserve">Köszönjük, hogy a MattMester platform dokumentációját olvasta. Reméljük, hogy mind felhasználóként, mind üzemeltetőként hasznos és átfogó képet kapott a rendszer működéséről.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Oldal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8"/>
        <w:szCs w:val="18"/>
      </w:rPr>
      <w:t xml:space="preserve">MattMester — Felhasználói és üzemeltetői dokumentáció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00"/>
      <w:outlineLvl w:val="0"/>
    </w:pPr>
    <w:rPr>
      <w:rFonts w:ascii="Calibri" w:cs="Calibri" w:eastAsia="Calibri" w:hAnsi="Calibri"/>
      <w:b/>
      <w:bCs/>
      <w:color w:val="2E75B6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Calibri" w:cs="Calibri" w:eastAsia="Calibri" w:hAnsi="Calibr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MattMester — Felhasználói és üzemeltetői dokumentáció</dc:title>
  <dc:creator>MattMester</dc:creator>
  <dc:description>A MattMester online sakkplatform átfogó dokumentációja</dc:description>
  <cp:lastModifiedBy>Un-named</cp:lastModifiedBy>
  <cp:revision>1</cp:revision>
  <dcterms:created xsi:type="dcterms:W3CDTF">2026-05-04T20:04:31.626Z</dcterms:created>
  <dcterms:modified xsi:type="dcterms:W3CDTF">2026-05-04T20:04:31.626Z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